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C4FC31" w14:textId="43FCF1C5" w:rsidR="00C45C9E" w:rsidRDefault="00C45C9E" w:rsidP="157F8E03">
      <w:pPr>
        <w:pStyle w:val="NoSpacing"/>
      </w:pPr>
      <w:r>
        <w:rPr>
          <w:noProof/>
        </w:rPr>
        <mc:AlternateContent>
          <mc:Choice Requires="wpg">
            <w:drawing>
              <wp:anchor distT="0" distB="0" distL="114300" distR="114300" simplePos="0" relativeHeight="251658240" behindDoc="1" locked="0" layoutInCell="1" allowOverlap="1" wp14:anchorId="7225AF40" wp14:editId="2AC10CE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8-14T00:00:00Z">
                                  <w:dateFormat w:val="M/d/yyyy"/>
                                  <w:lid w:val="en-US"/>
                                  <w:storeMappedDataAs w:val="dateTime"/>
                                  <w:calendar w:val="gregorian"/>
                                </w:date>
                              </w:sdtPr>
                              <w:sdtEndPr/>
                              <w:sdtContent>
                                <w:p w14:paraId="794FC60A" w14:textId="09FCEA14" w:rsidR="00C45C9E" w:rsidRDefault="00C45C9E">
                                  <w:pPr>
                                    <w:pStyle w:val="NoSpacing"/>
                                    <w:jc w:val="right"/>
                                    <w:rPr>
                                      <w:color w:val="FFFFFF" w:themeColor="background1"/>
                                      <w:sz w:val="28"/>
                                      <w:szCs w:val="28"/>
                                    </w:rPr>
                                  </w:pPr>
                                  <w:r>
                                    <w:rPr>
                                      <w:color w:val="FFFFFF" w:themeColor="background1"/>
                                      <w:sz w:val="28"/>
                                      <w:szCs w:val="28"/>
                                    </w:rPr>
                                    <w:t>8/14/2020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225AF40" id="Group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8-14T00:00:00Z">
                            <w:dateFormat w:val="M/d/yyyy"/>
                            <w:lid w:val="en-US"/>
                            <w:storeMappedDataAs w:val="dateTime"/>
                            <w:calendar w:val="gregorian"/>
                          </w:date>
                        </w:sdtPr>
                        <w:sdtEndPr/>
                        <w:sdtContent>
                          <w:p w14:paraId="794FC60A" w14:textId="09FCEA14" w:rsidR="00C45C9E" w:rsidRDefault="00C45C9E">
                            <w:pPr>
                              <w:pStyle w:val="NoSpacing"/>
                              <w:jc w:val="right"/>
                              <w:rPr>
                                <w:color w:val="FFFFFF" w:themeColor="background1"/>
                                <w:sz w:val="28"/>
                                <w:szCs w:val="28"/>
                              </w:rPr>
                            </w:pPr>
                            <w:r>
                              <w:rPr>
                                <w:color w:val="FFFFFF" w:themeColor="background1"/>
                                <w:sz w:val="28"/>
                                <w:szCs w:val="28"/>
                              </w:rPr>
                              <w:t>8/14/2020</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5D8CA9DD" wp14:editId="53049FA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608E8A" w14:textId="2E1BF745" w:rsidR="00C45C9E" w:rsidRDefault="00145C7C">
                            <w:pPr>
                              <w:pStyle w:val="NoSpacing"/>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INSIGHTS ON MUSIC DIVERSITY – RECENT HITS</w:t>
                            </w:r>
                          </w:p>
                          <w:p w14:paraId="2A49028D" w14:textId="0B940C4D" w:rsidR="00C45C9E" w:rsidRDefault="00B67F7D">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90789">
                                  <w:rPr>
                                    <w:color w:val="404040" w:themeColor="text1" w:themeTint="BF"/>
                                    <w:sz w:val="36"/>
                                    <w:szCs w:val="36"/>
                                  </w:rPr>
                                  <w:t>Group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D8CA9DD" id="_x0000_t202" coordsize="21600,21600" o:spt="202" path="m,l,21600r21600,l21600,xe">
                <v:stroke joinstyle="miter"/>
                <v:path gradientshapeok="t" o:connecttype="rect"/>
              </v:shapetype>
              <v:shape id="Text Box 1" o:spid="_x0000_s1055"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14:paraId="03608E8A" w14:textId="2E1BF745" w:rsidR="00C45C9E" w:rsidRDefault="00145C7C">
                      <w:pPr>
                        <w:pStyle w:val="NoSpacing"/>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INSIGHTS ON MUSIC DIVERSITY – RECENT HITS</w:t>
                      </w:r>
                    </w:p>
                    <w:p w14:paraId="2A49028D" w14:textId="0B940C4D" w:rsidR="00C45C9E" w:rsidRDefault="00B67F7D">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90789">
                            <w:rPr>
                              <w:color w:val="404040" w:themeColor="text1" w:themeTint="BF"/>
                              <w:sz w:val="36"/>
                              <w:szCs w:val="36"/>
                            </w:rPr>
                            <w:t>Group Project</w:t>
                          </w:r>
                        </w:sdtContent>
                      </w:sdt>
                    </w:p>
                  </w:txbxContent>
                </v:textbox>
                <w10:wrap anchorx="page" anchory="page"/>
              </v:shape>
            </w:pict>
          </mc:Fallback>
        </mc:AlternateContent>
      </w:r>
    </w:p>
    <w:p w14:paraId="0AA41CCB" w14:textId="77777777" w:rsidR="00490789" w:rsidRDefault="00490789" w:rsidP="157F8E03">
      <w:pPr>
        <w:pStyle w:val="NoSpacing"/>
      </w:pPr>
    </w:p>
    <w:p w14:paraId="1D7FDF92" w14:textId="77777777" w:rsidR="00490789" w:rsidRDefault="00490789" w:rsidP="157F8E03">
      <w:pPr>
        <w:pStyle w:val="NoSpacing"/>
      </w:pPr>
    </w:p>
    <w:p w14:paraId="0EFE6319" w14:textId="77777777" w:rsidR="00490789" w:rsidRDefault="00490789" w:rsidP="157F8E03">
      <w:pPr>
        <w:pStyle w:val="NoSpacing"/>
      </w:pPr>
    </w:p>
    <w:p w14:paraId="51F74ED6" w14:textId="77777777" w:rsidR="00490789" w:rsidRDefault="00490789" w:rsidP="157F8E03">
      <w:pPr>
        <w:pStyle w:val="NoSpacing"/>
      </w:pPr>
    </w:p>
    <w:p w14:paraId="49D34360" w14:textId="77777777" w:rsidR="00490789" w:rsidRDefault="00490789" w:rsidP="157F8E03">
      <w:pPr>
        <w:pStyle w:val="NoSpacing"/>
      </w:pPr>
    </w:p>
    <w:p w14:paraId="6AA20CC8" w14:textId="77777777" w:rsidR="00490789" w:rsidRDefault="00490789" w:rsidP="157F8E03">
      <w:pPr>
        <w:pStyle w:val="NoSpacing"/>
      </w:pPr>
    </w:p>
    <w:p w14:paraId="26D19A37" w14:textId="77777777" w:rsidR="00490789" w:rsidRDefault="00490789" w:rsidP="157F8E03">
      <w:pPr>
        <w:pStyle w:val="NoSpacing"/>
      </w:pPr>
    </w:p>
    <w:p w14:paraId="2D0BADF2" w14:textId="77777777" w:rsidR="00490789" w:rsidRDefault="00490789" w:rsidP="157F8E03">
      <w:pPr>
        <w:pStyle w:val="NoSpacing"/>
      </w:pPr>
    </w:p>
    <w:p w14:paraId="5230E9F4" w14:textId="77777777" w:rsidR="00490789" w:rsidRDefault="00490789" w:rsidP="157F8E03">
      <w:pPr>
        <w:pStyle w:val="NoSpacing"/>
      </w:pPr>
    </w:p>
    <w:p w14:paraId="4F2BFCFB" w14:textId="77777777" w:rsidR="00490789" w:rsidRDefault="00490789" w:rsidP="157F8E03">
      <w:pPr>
        <w:pStyle w:val="NoSpacing"/>
      </w:pPr>
    </w:p>
    <w:p w14:paraId="22F4D415" w14:textId="77777777" w:rsidR="00490789" w:rsidRDefault="00490789" w:rsidP="157F8E03">
      <w:pPr>
        <w:pStyle w:val="NoSpacing"/>
      </w:pPr>
    </w:p>
    <w:p w14:paraId="2D19D4B1" w14:textId="77777777" w:rsidR="00490789" w:rsidRDefault="00490789" w:rsidP="157F8E03">
      <w:pPr>
        <w:pStyle w:val="NoSpacing"/>
      </w:pPr>
    </w:p>
    <w:p w14:paraId="754C4331" w14:textId="77777777" w:rsidR="00490789" w:rsidRDefault="00490789" w:rsidP="157F8E03">
      <w:pPr>
        <w:pStyle w:val="NoSpacing"/>
      </w:pPr>
    </w:p>
    <w:p w14:paraId="55C519FB" w14:textId="77777777" w:rsidR="00490789" w:rsidRDefault="00490789" w:rsidP="157F8E03">
      <w:pPr>
        <w:pStyle w:val="NoSpacing"/>
      </w:pPr>
    </w:p>
    <w:p w14:paraId="7C28B503" w14:textId="77777777" w:rsidR="00490789" w:rsidRDefault="00490789" w:rsidP="157F8E03">
      <w:pPr>
        <w:pStyle w:val="NoSpacing"/>
      </w:pPr>
    </w:p>
    <w:p w14:paraId="0261D5E6" w14:textId="77777777" w:rsidR="00490789" w:rsidRDefault="00490789" w:rsidP="157F8E03">
      <w:pPr>
        <w:pStyle w:val="NoSpacing"/>
      </w:pPr>
    </w:p>
    <w:p w14:paraId="7C87A466" w14:textId="0AC450FC" w:rsidR="00490789" w:rsidRDefault="00490789" w:rsidP="157F8E03">
      <w:pPr>
        <w:pStyle w:val="NoSpacing"/>
      </w:pPr>
    </w:p>
    <w:p w14:paraId="6FC0E7F6" w14:textId="20BFB56E" w:rsidR="00490789" w:rsidRDefault="00490789" w:rsidP="157F8E03">
      <w:pPr>
        <w:pStyle w:val="NoSpacing"/>
      </w:pPr>
    </w:p>
    <w:p w14:paraId="60D58B69" w14:textId="59D3E3F0" w:rsidR="00490789" w:rsidRDefault="00145C7C" w:rsidP="157F8E03">
      <w:pPr>
        <w:pStyle w:val="NoSpacing"/>
      </w:pPr>
      <w:r w:rsidRPr="00DC2F48">
        <w:rPr>
          <w:noProof/>
          <w:sz w:val="23"/>
          <w:szCs w:val="23"/>
          <w:lang w:val="en-GB"/>
        </w:rPr>
        <mc:AlternateContent>
          <mc:Choice Requires="wps">
            <w:drawing>
              <wp:anchor distT="45720" distB="45720" distL="114300" distR="114300" simplePos="0" relativeHeight="251658243" behindDoc="0" locked="0" layoutInCell="1" allowOverlap="1" wp14:anchorId="35034B4A" wp14:editId="3441EEDE">
                <wp:simplePos x="0" y="0"/>
                <wp:positionH relativeFrom="column">
                  <wp:posOffset>2451100</wp:posOffset>
                </wp:positionH>
                <wp:positionV relativeFrom="paragraph">
                  <wp:posOffset>-242570</wp:posOffset>
                </wp:positionV>
                <wp:extent cx="2590800" cy="1404620"/>
                <wp:effectExtent l="0" t="342900" r="152400" b="2406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404620"/>
                        </a:xfrm>
                        <a:prstGeom prst="rect">
                          <a:avLst/>
                        </a:prstGeom>
                        <a:solidFill>
                          <a:schemeClr val="bg1">
                            <a:lumMod val="95000"/>
                          </a:schemeClr>
                        </a:solidFill>
                        <a:ln w="38100">
                          <a:solidFill>
                            <a:schemeClr val="accent1">
                              <a:lumMod val="50000"/>
                            </a:schemeClr>
                          </a:solidFill>
                          <a:headEnd/>
                          <a:tailEnd/>
                        </a:ln>
                        <a:effectLst>
                          <a:outerShdw blurRad="184150" dist="241300" dir="11520000" sx="110000" sy="110000" algn="ctr">
                            <a:srgbClr val="000000">
                              <a:alpha val="18000"/>
                            </a:srgbClr>
                          </a:outerShdw>
                        </a:effectLst>
                        <a:scene3d>
                          <a:camera prst="perspectiveFront" fov="5100000">
                            <a:rot lat="0" lon="2100000" rev="0"/>
                          </a:camera>
                          <a:lightRig rig="flood" dir="t">
                            <a:rot lat="0" lon="0" rev="13800000"/>
                          </a:lightRig>
                        </a:scene3d>
                        <a:sp3d extrusionH="107950" prstMaterial="plastic">
                          <a:bevelT w="82550" h="63500" prst="divot"/>
                          <a:bevelB/>
                        </a:sp3d>
                      </wps:spPr>
                      <wps:style>
                        <a:lnRef idx="2">
                          <a:schemeClr val="accent2"/>
                        </a:lnRef>
                        <a:fillRef idx="1">
                          <a:schemeClr val="lt1"/>
                        </a:fillRef>
                        <a:effectRef idx="0">
                          <a:schemeClr val="accent2"/>
                        </a:effectRef>
                        <a:fontRef idx="minor">
                          <a:schemeClr val="dk1"/>
                        </a:fontRef>
                      </wps:style>
                      <wps:txbx>
                        <w:txbxContent>
                          <w:p w14:paraId="0FDFC958" w14:textId="3A783A0A" w:rsidR="00C905C0" w:rsidRDefault="007C6E06">
                            <w:pPr>
                              <w:rPr>
                                <w:i/>
                                <w:iCs/>
                                <w:sz w:val="28"/>
                                <w:szCs w:val="28"/>
                              </w:rPr>
                            </w:pPr>
                            <w:bookmarkStart w:id="0" w:name="_GoBack"/>
                            <w:r w:rsidRPr="00C905C0">
                              <w:rPr>
                                <w:i/>
                                <w:iCs/>
                                <w:sz w:val="28"/>
                                <w:szCs w:val="28"/>
                              </w:rPr>
                              <w:t>How top listened music genres evolve over time</w:t>
                            </w:r>
                          </w:p>
                          <w:p w14:paraId="2AEFE0D5" w14:textId="306E3B25" w:rsidR="00DC2F48" w:rsidRPr="00C905C0" w:rsidRDefault="00C905C0">
                            <w:pPr>
                              <w:rPr>
                                <w:i/>
                                <w:iCs/>
                                <w:sz w:val="28"/>
                                <w:szCs w:val="28"/>
                              </w:rPr>
                            </w:pPr>
                            <w:r w:rsidRPr="00C905C0">
                              <w:rPr>
                                <w:i/>
                                <w:iCs/>
                                <w:sz w:val="28"/>
                                <w:szCs w:val="28"/>
                              </w:rPr>
                              <w:t>A story about recent music hits</w:t>
                            </w:r>
                            <w:r w:rsidR="007C6E06" w:rsidRPr="00C905C0">
                              <w:rPr>
                                <w:i/>
                                <w:iCs/>
                                <w:sz w:val="28"/>
                                <w:szCs w:val="28"/>
                              </w:rPr>
                              <w:t xml:space="preserve"> </w:t>
                            </w:r>
                            <w:bookmarkEnd w:id="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034B4A" id="Text Box 2" o:spid="_x0000_s1056" type="#_x0000_t202" style="position:absolute;margin-left:193pt;margin-top:-19.1pt;width:204pt;height:110.6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" fillcolor="#f2f2f2 [3052]" strokecolor="#1f3763 [1604]" strokeweight="3pt">
                <v:shadow on="t" type="perspective" color="black" opacity="11796f" offset="-6.55631mm,-1.39358mm" matrix="72090f,,,72090f"/>
                <o:extrusion v:ext="view" rotationangle=",35" viewpoint="0,0" viewpointorigin="0,0" skewangle="45" skewamt="0" type="perspective"/>
                <v:textbox style="mso-fit-shape-to-text:t">
                  <w:txbxContent>
                    <w:p w14:paraId="0FDFC958" w14:textId="3A783A0A" w:rsidR="00C905C0" w:rsidRDefault="007C6E06">
                      <w:pPr>
                        <w:rPr>
                          <w:i/>
                          <w:iCs/>
                          <w:sz w:val="28"/>
                          <w:szCs w:val="28"/>
                        </w:rPr>
                      </w:pPr>
                      <w:bookmarkStart w:id="1" w:name="_GoBack"/>
                      <w:r w:rsidRPr="00C905C0">
                        <w:rPr>
                          <w:i/>
                          <w:iCs/>
                          <w:sz w:val="28"/>
                          <w:szCs w:val="28"/>
                        </w:rPr>
                        <w:t>How top listened music genres evolve over time</w:t>
                      </w:r>
                    </w:p>
                    <w:p w14:paraId="2AEFE0D5" w14:textId="306E3B25" w:rsidR="00DC2F48" w:rsidRPr="00C905C0" w:rsidRDefault="00C905C0">
                      <w:pPr>
                        <w:rPr>
                          <w:i/>
                          <w:iCs/>
                          <w:sz w:val="28"/>
                          <w:szCs w:val="28"/>
                        </w:rPr>
                      </w:pPr>
                      <w:r w:rsidRPr="00C905C0">
                        <w:rPr>
                          <w:i/>
                          <w:iCs/>
                          <w:sz w:val="28"/>
                          <w:szCs w:val="28"/>
                        </w:rPr>
                        <w:t>A story about recent music hits</w:t>
                      </w:r>
                      <w:r w:rsidR="007C6E06" w:rsidRPr="00C905C0">
                        <w:rPr>
                          <w:i/>
                          <w:iCs/>
                          <w:sz w:val="28"/>
                          <w:szCs w:val="28"/>
                        </w:rPr>
                        <w:t xml:space="preserve"> </w:t>
                      </w:r>
                      <w:bookmarkEnd w:id="1"/>
                    </w:p>
                  </w:txbxContent>
                </v:textbox>
                <w10:wrap type="square"/>
              </v:shape>
            </w:pict>
          </mc:Fallback>
        </mc:AlternateContent>
      </w:r>
    </w:p>
    <w:p w14:paraId="1A34D41B" w14:textId="77777777" w:rsidR="00490789" w:rsidRDefault="00490789" w:rsidP="157F8E03">
      <w:pPr>
        <w:pStyle w:val="NoSpacing"/>
      </w:pPr>
    </w:p>
    <w:p w14:paraId="2D714E97" w14:textId="77777777" w:rsidR="00490789" w:rsidRDefault="00490789" w:rsidP="157F8E03">
      <w:pPr>
        <w:pStyle w:val="NoSpacing"/>
      </w:pPr>
    </w:p>
    <w:p w14:paraId="3CFBC4A7" w14:textId="77777777" w:rsidR="00490789" w:rsidRDefault="00490789" w:rsidP="157F8E03">
      <w:pPr>
        <w:pStyle w:val="NoSpacing"/>
      </w:pPr>
    </w:p>
    <w:p w14:paraId="152489A9" w14:textId="77777777" w:rsidR="00490789" w:rsidRDefault="00490789" w:rsidP="157F8E03">
      <w:pPr>
        <w:pStyle w:val="NoSpacing"/>
      </w:pPr>
    </w:p>
    <w:p w14:paraId="668EBD7E" w14:textId="77777777" w:rsidR="00490789" w:rsidRDefault="00490789" w:rsidP="157F8E03">
      <w:pPr>
        <w:pStyle w:val="NoSpacing"/>
      </w:pPr>
    </w:p>
    <w:p w14:paraId="18DD0C1F" w14:textId="77777777" w:rsidR="00490789" w:rsidRDefault="00490789" w:rsidP="157F8E03">
      <w:pPr>
        <w:pStyle w:val="NoSpacing"/>
      </w:pPr>
    </w:p>
    <w:p w14:paraId="2E77CDC4" w14:textId="77777777" w:rsidR="00490789" w:rsidRDefault="00490789" w:rsidP="157F8E03">
      <w:pPr>
        <w:pStyle w:val="NoSpacing"/>
      </w:pPr>
    </w:p>
    <w:p w14:paraId="1C6442C7" w14:textId="77777777" w:rsidR="00490789" w:rsidRDefault="00490789" w:rsidP="157F8E03">
      <w:pPr>
        <w:pStyle w:val="NoSpacing"/>
      </w:pPr>
    </w:p>
    <w:p w14:paraId="599B19E8" w14:textId="77777777" w:rsidR="00490789" w:rsidRDefault="00490789" w:rsidP="157F8E03">
      <w:pPr>
        <w:pStyle w:val="NoSpacing"/>
      </w:pPr>
    </w:p>
    <w:p w14:paraId="5DEB4B35" w14:textId="77777777" w:rsidR="00490789" w:rsidRDefault="00490789" w:rsidP="157F8E03">
      <w:pPr>
        <w:pStyle w:val="NoSpacing"/>
      </w:pPr>
    </w:p>
    <w:p w14:paraId="5EE7C9B2" w14:textId="77777777" w:rsidR="00490789" w:rsidRDefault="00490789" w:rsidP="157F8E03">
      <w:pPr>
        <w:pStyle w:val="NoSpacing"/>
      </w:pPr>
    </w:p>
    <w:p w14:paraId="75DD8AB0" w14:textId="77777777" w:rsidR="00490789" w:rsidRDefault="00490789" w:rsidP="157F8E03">
      <w:pPr>
        <w:pStyle w:val="NoSpacing"/>
      </w:pPr>
    </w:p>
    <w:p w14:paraId="611A2953" w14:textId="77777777" w:rsidR="00490789" w:rsidRDefault="00490789" w:rsidP="157F8E03">
      <w:pPr>
        <w:pStyle w:val="NoSpacing"/>
        <w:rPr>
          <w:rFonts w:ascii="Calibri" w:hAnsi="Calibri" w:cs="Calibri"/>
          <w:color w:val="000000" w:themeColor="text1"/>
          <w:sz w:val="23"/>
          <w:szCs w:val="23"/>
          <w:lang w:val="en-GB"/>
        </w:rPr>
      </w:pPr>
    </w:p>
    <w:p w14:paraId="58AE7BF4" w14:textId="77777777" w:rsidR="00490789" w:rsidRDefault="00490789" w:rsidP="157F8E03">
      <w:pPr>
        <w:pStyle w:val="NoSpacing"/>
        <w:rPr>
          <w:rFonts w:ascii="Calibri" w:hAnsi="Calibri" w:cs="Calibri"/>
          <w:color w:val="000000" w:themeColor="text1"/>
          <w:sz w:val="23"/>
          <w:szCs w:val="23"/>
          <w:lang w:val="en-GB"/>
        </w:rPr>
      </w:pPr>
    </w:p>
    <w:p w14:paraId="0A70E047" w14:textId="7EB477D4" w:rsidR="00490789" w:rsidRDefault="00490789" w:rsidP="157F8E03">
      <w:pPr>
        <w:pStyle w:val="NoSpacing"/>
        <w:rPr>
          <w:rFonts w:ascii="Calibri" w:hAnsi="Calibri" w:cs="Calibri"/>
          <w:color w:val="000000" w:themeColor="text1"/>
          <w:sz w:val="23"/>
          <w:szCs w:val="23"/>
          <w:lang w:val="en-GB"/>
        </w:rPr>
      </w:pPr>
    </w:p>
    <w:p w14:paraId="6C6602FD" w14:textId="208D913C" w:rsidR="00901C67" w:rsidRDefault="00901C67" w:rsidP="157F8E03">
      <w:pPr>
        <w:pStyle w:val="NoSpacing"/>
        <w:rPr>
          <w:rFonts w:ascii="Calibri" w:hAnsi="Calibri" w:cs="Calibri"/>
          <w:color w:val="000000" w:themeColor="text1"/>
          <w:sz w:val="23"/>
          <w:szCs w:val="23"/>
          <w:lang w:val="en-GB"/>
        </w:rPr>
      </w:pPr>
    </w:p>
    <w:p w14:paraId="72095EDF" w14:textId="57C5BF01" w:rsidR="00901C67" w:rsidRDefault="001E3E90" w:rsidP="157F8E03">
      <w:pPr>
        <w:pStyle w:val="NoSpacing"/>
        <w:rPr>
          <w:rFonts w:ascii="Calibri" w:hAnsi="Calibri" w:cs="Calibri"/>
          <w:color w:val="000000" w:themeColor="text1"/>
          <w:sz w:val="23"/>
          <w:szCs w:val="23"/>
          <w:lang w:val="en-GB"/>
        </w:rPr>
      </w:pPr>
      <w:r>
        <w:rPr>
          <w:noProof/>
        </w:rPr>
        <mc:AlternateContent>
          <mc:Choice Requires="wps">
            <w:drawing>
              <wp:anchor distT="0" distB="0" distL="114300" distR="114300" simplePos="0" relativeHeight="251658242" behindDoc="0" locked="0" layoutInCell="1" allowOverlap="1" wp14:anchorId="4B19E8D7" wp14:editId="34F86968">
                <wp:simplePos x="0" y="0"/>
                <wp:positionH relativeFrom="page">
                  <wp:posOffset>3031490</wp:posOffset>
                </wp:positionH>
                <wp:positionV relativeFrom="margin">
                  <wp:align>bottom</wp:align>
                </wp:positionV>
                <wp:extent cx="3999506" cy="365760"/>
                <wp:effectExtent l="0" t="0" r="1270" b="6985"/>
                <wp:wrapNone/>
                <wp:docPr id="32" name="Text Box 32"/>
                <wp:cNvGraphicFramePr/>
                <a:graphic xmlns:a="http://schemas.openxmlformats.org/drawingml/2006/main">
                  <a:graphicData uri="http://schemas.microsoft.com/office/word/2010/wordprocessingShape">
                    <wps:wsp>
                      <wps:cNvSpPr txBox="1"/>
                      <wps:spPr>
                        <a:xfrm>
                          <a:off x="0" y="0"/>
                          <a:ext cx="3999506"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96374E" w14:textId="29EBA680" w:rsidR="00E96CDB" w:rsidRPr="001268AE" w:rsidRDefault="00E96CDB">
                            <w:pPr>
                              <w:pStyle w:val="NoSpacing"/>
                              <w:rPr>
                                <w:b/>
                                <w:bCs/>
                                <w:sz w:val="24"/>
                                <w:szCs w:val="24"/>
                                <w:lang w:val="it-IT"/>
                              </w:rPr>
                            </w:pPr>
                            <w:r w:rsidRPr="001268AE">
                              <w:rPr>
                                <w:b/>
                                <w:bCs/>
                                <w:sz w:val="24"/>
                                <w:szCs w:val="24"/>
                                <w:lang w:val="it-IT"/>
                              </w:rPr>
                              <w:t>AUTHORS</w:t>
                            </w:r>
                          </w:p>
                          <w:p w14:paraId="700C2CED" w14:textId="4E9665AA" w:rsidR="00E96CDB" w:rsidRPr="001268AE" w:rsidRDefault="00145C7C" w:rsidP="00E96CDB">
                            <w:pPr>
                              <w:pStyle w:val="NoSpacing"/>
                              <w:rPr>
                                <w:b/>
                                <w:bCs/>
                                <w:color w:val="4472C4" w:themeColor="accent1"/>
                                <w:sz w:val="36"/>
                                <w:szCs w:val="36"/>
                                <w:lang w:val="it-IT"/>
                              </w:rPr>
                            </w:pPr>
                            <w:r>
                              <w:rPr>
                                <w:b/>
                                <w:bCs/>
                                <w:color w:val="4472C4" w:themeColor="accent1"/>
                                <w:sz w:val="36"/>
                                <w:szCs w:val="36"/>
                                <w:lang w:val="it-IT"/>
                              </w:rPr>
                              <w:t>L. B.</w:t>
                            </w:r>
                          </w:p>
                          <w:p w14:paraId="3856ABDE" w14:textId="43131CF2" w:rsidR="00E96CDB" w:rsidRPr="001268AE" w:rsidRDefault="00E96CDB">
                            <w:pPr>
                              <w:pStyle w:val="NoSpacing"/>
                              <w:rPr>
                                <w:b/>
                                <w:bCs/>
                                <w:color w:val="4472C4" w:themeColor="accent1"/>
                                <w:sz w:val="36"/>
                                <w:szCs w:val="36"/>
                                <w:lang w:val="it-IT"/>
                              </w:rPr>
                            </w:pPr>
                            <w:r w:rsidRPr="001268AE">
                              <w:rPr>
                                <w:b/>
                                <w:bCs/>
                                <w:color w:val="4472C4" w:themeColor="accent1"/>
                                <w:sz w:val="36"/>
                                <w:szCs w:val="36"/>
                                <w:lang w:val="it-IT"/>
                              </w:rPr>
                              <w:t>C</w:t>
                            </w:r>
                            <w:r w:rsidR="00145C7C">
                              <w:rPr>
                                <w:b/>
                                <w:bCs/>
                                <w:color w:val="4472C4" w:themeColor="accent1"/>
                                <w:sz w:val="36"/>
                                <w:szCs w:val="36"/>
                                <w:lang w:val="it-IT"/>
                              </w:rPr>
                              <w:t>. G.</w:t>
                            </w:r>
                          </w:p>
                          <w:p w14:paraId="32A943B8" w14:textId="58A7EE26" w:rsidR="00E96CDB" w:rsidRPr="001268AE" w:rsidRDefault="00145C7C">
                            <w:pPr>
                              <w:pStyle w:val="NoSpacing"/>
                              <w:rPr>
                                <w:b/>
                                <w:bCs/>
                                <w:color w:val="4472C4" w:themeColor="accent1"/>
                                <w:sz w:val="36"/>
                                <w:szCs w:val="36"/>
                                <w:lang w:val="it-IT"/>
                              </w:rPr>
                            </w:pPr>
                            <w:r>
                              <w:rPr>
                                <w:b/>
                                <w:bCs/>
                                <w:color w:val="4472C4" w:themeColor="accent1"/>
                                <w:sz w:val="36"/>
                                <w:szCs w:val="36"/>
                                <w:lang w:val="it-IT"/>
                              </w:rPr>
                              <w:t>C. N.</w:t>
                            </w:r>
                          </w:p>
                          <w:p w14:paraId="6364D318" w14:textId="783818AE" w:rsidR="00E96CDB" w:rsidRPr="005422CC" w:rsidRDefault="00E96CDB">
                            <w:pPr>
                              <w:pStyle w:val="NoSpacing"/>
                              <w:rPr>
                                <w:b/>
                                <w:bCs/>
                                <w:color w:val="4472C4" w:themeColor="accent1"/>
                                <w:sz w:val="36"/>
                                <w:szCs w:val="36"/>
                                <w:lang w:val="it-IT"/>
                              </w:rPr>
                            </w:pPr>
                            <w:r w:rsidRPr="005422CC">
                              <w:rPr>
                                <w:b/>
                                <w:bCs/>
                                <w:color w:val="4472C4" w:themeColor="accent1"/>
                                <w:sz w:val="36"/>
                                <w:szCs w:val="36"/>
                                <w:lang w:val="it-IT"/>
                              </w:rPr>
                              <w:t>TERESA VENTAJA</w:t>
                            </w:r>
                          </w:p>
                          <w:p w14:paraId="4EA0647B" w14:textId="77777777" w:rsidR="00E96CDB" w:rsidRPr="005422CC" w:rsidRDefault="00E96CDB">
                            <w:pPr>
                              <w:pStyle w:val="NoSpacing"/>
                              <w:rPr>
                                <w:color w:val="4472C4" w:themeColor="accent1"/>
                                <w:sz w:val="26"/>
                                <w:szCs w:val="26"/>
                                <w:lang w:val="it-IT"/>
                              </w:rPr>
                            </w:pPr>
                          </w:p>
                          <w:p w14:paraId="5D802060" w14:textId="77777777" w:rsidR="00E96CDB" w:rsidRPr="005422CC" w:rsidRDefault="00E96CDB">
                            <w:pPr>
                              <w:pStyle w:val="NoSpacing"/>
                              <w:rPr>
                                <w:color w:val="4472C4" w:themeColor="accent1"/>
                                <w:sz w:val="26"/>
                                <w:szCs w:val="26"/>
                                <w:lang w:val="it-IT"/>
                              </w:rPr>
                            </w:pPr>
                          </w:p>
                          <w:p w14:paraId="4FEBE8E6" w14:textId="5FCC9F6E" w:rsidR="00C45C9E" w:rsidRPr="005422CC" w:rsidRDefault="00B67F7D">
                            <w:pPr>
                              <w:pStyle w:val="NoSpacing"/>
                              <w:rPr>
                                <w:color w:val="595959" w:themeColor="text1" w:themeTint="A6"/>
                                <w:sz w:val="24"/>
                                <w:szCs w:val="24"/>
                                <w:lang w:val="it-IT"/>
                              </w:rPr>
                            </w:pPr>
                            <w:sdt>
                              <w:sdtPr>
                                <w:rPr>
                                  <w:caps/>
                                  <w:color w:val="595959" w:themeColor="text1" w:themeTint="A6"/>
                                  <w:sz w:val="24"/>
                                  <w:szCs w:val="24"/>
                                  <w:lang w:val="it-IT"/>
                                </w:rPr>
                                <w:alias w:val="Company"/>
                                <w:tag w:val=""/>
                                <w:id w:val="1558814826"/>
                                <w:dataBinding w:prefixMappings="xmlns:ns0='http://schemas.openxmlformats.org/officeDocument/2006/extended-properties' " w:xpath="/ns0:Properties[1]/ns0:Company[1]" w:storeItemID="{6668398D-A668-4E3E-A5EB-62B293D839F1}"/>
                                <w:text/>
                              </w:sdtPr>
                              <w:sdtEndPr/>
                              <w:sdtContent>
                                <w:r w:rsidR="00E96CDB" w:rsidRPr="005422CC">
                                  <w:rPr>
                                    <w:caps/>
                                    <w:color w:val="595959" w:themeColor="text1" w:themeTint="A6"/>
                                    <w:sz w:val="24"/>
                                    <w:szCs w:val="24"/>
                                    <w:lang w:val="it-IT"/>
                                  </w:rPr>
                                  <w:t>hIGHER DIploma in science in data analytics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B19E8D7" id="Text Box 32" o:spid="_x0000_s1057" type="#_x0000_t202" style="position:absolute;margin-left:238.7pt;margin-top:0;width:314.9pt;height:28.8pt;z-index:251658242;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" filled="f" stroked="f" strokeweight=".5pt">
                <v:textbox style="mso-fit-shape-to-text:t" inset="0,0,0,0">
                  <w:txbxContent>
                    <w:p w14:paraId="1E96374E" w14:textId="29EBA680" w:rsidR="00E96CDB" w:rsidRPr="001268AE" w:rsidRDefault="00E96CDB">
                      <w:pPr>
                        <w:pStyle w:val="NoSpacing"/>
                        <w:rPr>
                          <w:b/>
                          <w:bCs/>
                          <w:sz w:val="24"/>
                          <w:szCs w:val="24"/>
                          <w:lang w:val="it-IT"/>
                        </w:rPr>
                      </w:pPr>
                      <w:r w:rsidRPr="001268AE">
                        <w:rPr>
                          <w:b/>
                          <w:bCs/>
                          <w:sz w:val="24"/>
                          <w:szCs w:val="24"/>
                          <w:lang w:val="it-IT"/>
                        </w:rPr>
                        <w:t>AUTHORS</w:t>
                      </w:r>
                    </w:p>
                    <w:p w14:paraId="700C2CED" w14:textId="4E9665AA" w:rsidR="00E96CDB" w:rsidRPr="001268AE" w:rsidRDefault="00145C7C" w:rsidP="00E96CDB">
                      <w:pPr>
                        <w:pStyle w:val="NoSpacing"/>
                        <w:rPr>
                          <w:b/>
                          <w:bCs/>
                          <w:color w:val="4472C4" w:themeColor="accent1"/>
                          <w:sz w:val="36"/>
                          <w:szCs w:val="36"/>
                          <w:lang w:val="it-IT"/>
                        </w:rPr>
                      </w:pPr>
                      <w:r>
                        <w:rPr>
                          <w:b/>
                          <w:bCs/>
                          <w:color w:val="4472C4" w:themeColor="accent1"/>
                          <w:sz w:val="36"/>
                          <w:szCs w:val="36"/>
                          <w:lang w:val="it-IT"/>
                        </w:rPr>
                        <w:t>L. B.</w:t>
                      </w:r>
                    </w:p>
                    <w:p w14:paraId="3856ABDE" w14:textId="43131CF2" w:rsidR="00E96CDB" w:rsidRPr="001268AE" w:rsidRDefault="00E96CDB">
                      <w:pPr>
                        <w:pStyle w:val="NoSpacing"/>
                        <w:rPr>
                          <w:b/>
                          <w:bCs/>
                          <w:color w:val="4472C4" w:themeColor="accent1"/>
                          <w:sz w:val="36"/>
                          <w:szCs w:val="36"/>
                          <w:lang w:val="it-IT"/>
                        </w:rPr>
                      </w:pPr>
                      <w:r w:rsidRPr="001268AE">
                        <w:rPr>
                          <w:b/>
                          <w:bCs/>
                          <w:color w:val="4472C4" w:themeColor="accent1"/>
                          <w:sz w:val="36"/>
                          <w:szCs w:val="36"/>
                          <w:lang w:val="it-IT"/>
                        </w:rPr>
                        <w:t>C</w:t>
                      </w:r>
                      <w:r w:rsidR="00145C7C">
                        <w:rPr>
                          <w:b/>
                          <w:bCs/>
                          <w:color w:val="4472C4" w:themeColor="accent1"/>
                          <w:sz w:val="36"/>
                          <w:szCs w:val="36"/>
                          <w:lang w:val="it-IT"/>
                        </w:rPr>
                        <w:t>. G.</w:t>
                      </w:r>
                    </w:p>
                    <w:p w14:paraId="32A943B8" w14:textId="58A7EE26" w:rsidR="00E96CDB" w:rsidRPr="001268AE" w:rsidRDefault="00145C7C">
                      <w:pPr>
                        <w:pStyle w:val="NoSpacing"/>
                        <w:rPr>
                          <w:b/>
                          <w:bCs/>
                          <w:color w:val="4472C4" w:themeColor="accent1"/>
                          <w:sz w:val="36"/>
                          <w:szCs w:val="36"/>
                          <w:lang w:val="it-IT"/>
                        </w:rPr>
                      </w:pPr>
                      <w:r>
                        <w:rPr>
                          <w:b/>
                          <w:bCs/>
                          <w:color w:val="4472C4" w:themeColor="accent1"/>
                          <w:sz w:val="36"/>
                          <w:szCs w:val="36"/>
                          <w:lang w:val="it-IT"/>
                        </w:rPr>
                        <w:t>C. N.</w:t>
                      </w:r>
                    </w:p>
                    <w:p w14:paraId="6364D318" w14:textId="783818AE" w:rsidR="00E96CDB" w:rsidRPr="005422CC" w:rsidRDefault="00E96CDB">
                      <w:pPr>
                        <w:pStyle w:val="NoSpacing"/>
                        <w:rPr>
                          <w:b/>
                          <w:bCs/>
                          <w:color w:val="4472C4" w:themeColor="accent1"/>
                          <w:sz w:val="36"/>
                          <w:szCs w:val="36"/>
                          <w:lang w:val="it-IT"/>
                        </w:rPr>
                      </w:pPr>
                      <w:r w:rsidRPr="005422CC">
                        <w:rPr>
                          <w:b/>
                          <w:bCs/>
                          <w:color w:val="4472C4" w:themeColor="accent1"/>
                          <w:sz w:val="36"/>
                          <w:szCs w:val="36"/>
                          <w:lang w:val="it-IT"/>
                        </w:rPr>
                        <w:t>TERESA VENTAJA</w:t>
                      </w:r>
                    </w:p>
                    <w:p w14:paraId="4EA0647B" w14:textId="77777777" w:rsidR="00E96CDB" w:rsidRPr="005422CC" w:rsidRDefault="00E96CDB">
                      <w:pPr>
                        <w:pStyle w:val="NoSpacing"/>
                        <w:rPr>
                          <w:color w:val="4472C4" w:themeColor="accent1"/>
                          <w:sz w:val="26"/>
                          <w:szCs w:val="26"/>
                          <w:lang w:val="it-IT"/>
                        </w:rPr>
                      </w:pPr>
                    </w:p>
                    <w:p w14:paraId="5D802060" w14:textId="77777777" w:rsidR="00E96CDB" w:rsidRPr="005422CC" w:rsidRDefault="00E96CDB">
                      <w:pPr>
                        <w:pStyle w:val="NoSpacing"/>
                        <w:rPr>
                          <w:color w:val="4472C4" w:themeColor="accent1"/>
                          <w:sz w:val="26"/>
                          <w:szCs w:val="26"/>
                          <w:lang w:val="it-IT"/>
                        </w:rPr>
                      </w:pPr>
                    </w:p>
                    <w:p w14:paraId="4FEBE8E6" w14:textId="5FCC9F6E" w:rsidR="00C45C9E" w:rsidRPr="005422CC" w:rsidRDefault="00B67F7D">
                      <w:pPr>
                        <w:pStyle w:val="NoSpacing"/>
                        <w:rPr>
                          <w:color w:val="595959" w:themeColor="text1" w:themeTint="A6"/>
                          <w:sz w:val="24"/>
                          <w:szCs w:val="24"/>
                          <w:lang w:val="it-IT"/>
                        </w:rPr>
                      </w:pPr>
                      <w:sdt>
                        <w:sdtPr>
                          <w:rPr>
                            <w:caps/>
                            <w:color w:val="595959" w:themeColor="text1" w:themeTint="A6"/>
                            <w:sz w:val="24"/>
                            <w:szCs w:val="24"/>
                            <w:lang w:val="it-IT"/>
                          </w:rPr>
                          <w:alias w:val="Company"/>
                          <w:tag w:val=""/>
                          <w:id w:val="1558814826"/>
                          <w:dataBinding w:prefixMappings="xmlns:ns0='http://schemas.openxmlformats.org/officeDocument/2006/extended-properties' " w:xpath="/ns0:Properties[1]/ns0:Company[1]" w:storeItemID="{6668398D-A668-4E3E-A5EB-62B293D839F1}"/>
                          <w:text/>
                        </w:sdtPr>
                        <w:sdtEndPr/>
                        <w:sdtContent>
                          <w:r w:rsidR="00E96CDB" w:rsidRPr="005422CC">
                            <w:rPr>
                              <w:caps/>
                              <w:color w:val="595959" w:themeColor="text1" w:themeTint="A6"/>
                              <w:sz w:val="24"/>
                              <w:szCs w:val="24"/>
                              <w:lang w:val="it-IT"/>
                            </w:rPr>
                            <w:t>hIGHER DIploma in science in data analytics</w:t>
                          </w:r>
                        </w:sdtContent>
                      </w:sdt>
                    </w:p>
                  </w:txbxContent>
                </v:textbox>
                <w10:wrap anchorx="page" anchory="margin"/>
              </v:shape>
            </w:pict>
          </mc:Fallback>
        </mc:AlternateContent>
      </w:r>
    </w:p>
    <w:p w14:paraId="143BE40E" w14:textId="77777777" w:rsidR="00490789" w:rsidRDefault="00490789" w:rsidP="157F8E03">
      <w:pPr>
        <w:pStyle w:val="NoSpacing"/>
        <w:rPr>
          <w:rFonts w:ascii="Calibri" w:hAnsi="Calibri" w:cs="Calibri"/>
          <w:color w:val="000000" w:themeColor="text1"/>
          <w:sz w:val="23"/>
          <w:szCs w:val="23"/>
          <w:lang w:val="en-GB"/>
        </w:rPr>
      </w:pPr>
    </w:p>
    <w:p w14:paraId="5BFE79A0" w14:textId="77777777" w:rsidR="00490789" w:rsidRDefault="00490789" w:rsidP="157F8E03">
      <w:pPr>
        <w:pStyle w:val="NoSpacing"/>
        <w:rPr>
          <w:rFonts w:ascii="Calibri" w:hAnsi="Calibri" w:cs="Calibri"/>
          <w:color w:val="000000" w:themeColor="text1"/>
          <w:sz w:val="23"/>
          <w:szCs w:val="23"/>
          <w:lang w:val="en-GB"/>
        </w:rPr>
      </w:pPr>
    </w:p>
    <w:p w14:paraId="50D853F6" w14:textId="77777777" w:rsidR="00490789" w:rsidRDefault="00490789" w:rsidP="157F8E03">
      <w:pPr>
        <w:pStyle w:val="NoSpacing"/>
        <w:rPr>
          <w:rFonts w:ascii="Calibri" w:hAnsi="Calibri" w:cs="Calibri"/>
          <w:color w:val="000000" w:themeColor="text1"/>
          <w:sz w:val="23"/>
          <w:szCs w:val="23"/>
          <w:lang w:val="en-GB"/>
        </w:rPr>
      </w:pPr>
    </w:p>
    <w:p w14:paraId="7A45FF39" w14:textId="77777777" w:rsidR="00490789" w:rsidRDefault="00490789" w:rsidP="157F8E03">
      <w:pPr>
        <w:pStyle w:val="NoSpacing"/>
        <w:rPr>
          <w:rFonts w:ascii="Calibri" w:hAnsi="Calibri" w:cs="Calibri"/>
          <w:color w:val="000000" w:themeColor="text1"/>
          <w:sz w:val="23"/>
          <w:szCs w:val="23"/>
          <w:lang w:val="en-GB"/>
        </w:rPr>
      </w:pPr>
    </w:p>
    <w:p w14:paraId="0DF4403B" w14:textId="77777777" w:rsidR="00490789" w:rsidRDefault="00490789" w:rsidP="157F8E03">
      <w:pPr>
        <w:pStyle w:val="NoSpacing"/>
        <w:rPr>
          <w:rFonts w:ascii="Calibri" w:hAnsi="Calibri" w:cs="Calibri"/>
          <w:color w:val="000000" w:themeColor="text1"/>
          <w:sz w:val="23"/>
          <w:szCs w:val="23"/>
          <w:lang w:val="en-GB"/>
        </w:rPr>
      </w:pPr>
    </w:p>
    <w:p w14:paraId="364F6820" w14:textId="77777777" w:rsidR="00490789" w:rsidRDefault="00490789" w:rsidP="157F8E03">
      <w:pPr>
        <w:pStyle w:val="NoSpacing"/>
        <w:rPr>
          <w:rFonts w:ascii="Calibri" w:hAnsi="Calibri" w:cs="Calibri"/>
          <w:color w:val="000000" w:themeColor="text1"/>
          <w:sz w:val="23"/>
          <w:szCs w:val="23"/>
          <w:lang w:val="en-GB"/>
        </w:rPr>
      </w:pPr>
    </w:p>
    <w:p w14:paraId="135279D9" w14:textId="77777777" w:rsidR="00490789" w:rsidRDefault="00490789" w:rsidP="157F8E03">
      <w:pPr>
        <w:pStyle w:val="NoSpacing"/>
        <w:rPr>
          <w:rFonts w:ascii="Calibri" w:hAnsi="Calibri" w:cs="Calibri"/>
          <w:color w:val="000000" w:themeColor="text1"/>
          <w:sz w:val="23"/>
          <w:szCs w:val="23"/>
          <w:lang w:val="en-GB"/>
        </w:rPr>
      </w:pPr>
    </w:p>
    <w:p w14:paraId="0579320F" w14:textId="77777777" w:rsidR="00490789" w:rsidRDefault="00490789" w:rsidP="157F8E03">
      <w:pPr>
        <w:pStyle w:val="NoSpacing"/>
        <w:rPr>
          <w:rFonts w:ascii="Calibri" w:hAnsi="Calibri" w:cs="Calibri"/>
          <w:color w:val="000000" w:themeColor="text1"/>
          <w:sz w:val="23"/>
          <w:szCs w:val="23"/>
          <w:lang w:val="en-GB"/>
        </w:rPr>
      </w:pPr>
    </w:p>
    <w:sdt>
      <w:sdtPr>
        <w:rPr>
          <w:rFonts w:asciiTheme="minorHAnsi" w:eastAsiaTheme="minorHAnsi" w:hAnsiTheme="minorHAnsi" w:cstheme="minorBidi"/>
          <w:color w:val="auto"/>
          <w:sz w:val="22"/>
          <w:szCs w:val="22"/>
        </w:rPr>
        <w:id w:val="1666516099"/>
        <w:docPartObj>
          <w:docPartGallery w:val="Table of Contents"/>
          <w:docPartUnique/>
        </w:docPartObj>
      </w:sdtPr>
      <w:sdtEndPr>
        <w:rPr>
          <w:b/>
          <w:bCs/>
          <w:noProof/>
        </w:rPr>
      </w:sdtEndPr>
      <w:sdtContent>
        <w:p w14:paraId="07DCAE17" w14:textId="6C84AB18" w:rsidR="00037763" w:rsidRDefault="00886340" w:rsidP="00886340">
          <w:pPr>
            <w:pStyle w:val="TOCHeading"/>
            <w:jc w:val="center"/>
          </w:pPr>
          <w:r>
            <w:t>INDEX</w:t>
          </w:r>
        </w:p>
        <w:p w14:paraId="4CD76F4D" w14:textId="03D64ACF" w:rsidR="007168E5" w:rsidRDefault="00037763">
          <w:pPr>
            <w:pStyle w:val="TOC1"/>
            <w:rPr>
              <w:rFonts w:eastAsiaTheme="minorEastAsia"/>
              <w:noProof/>
              <w:lang w:val="es-ES" w:eastAsia="es-ES"/>
            </w:rPr>
          </w:pPr>
          <w:r>
            <w:fldChar w:fldCharType="begin"/>
          </w:r>
          <w:r>
            <w:instrText xml:space="preserve"> TOC \o "1-3" \h \z \u </w:instrText>
          </w:r>
          <w:r>
            <w:fldChar w:fldCharType="separate"/>
          </w:r>
          <w:hyperlink w:anchor="_Toc48299416" w:history="1">
            <w:r w:rsidR="007168E5" w:rsidRPr="00385F3F">
              <w:rPr>
                <w:rStyle w:val="Hyperlink"/>
                <w:noProof/>
                <w:lang w:val="en-GB"/>
              </w:rPr>
              <w:t>1.</w:t>
            </w:r>
            <w:r w:rsidR="007168E5">
              <w:rPr>
                <w:rFonts w:eastAsiaTheme="minorEastAsia"/>
                <w:noProof/>
                <w:lang w:val="es-ES" w:eastAsia="es-ES"/>
              </w:rPr>
              <w:tab/>
            </w:r>
            <w:r w:rsidR="007168E5" w:rsidRPr="00385F3F">
              <w:rPr>
                <w:rStyle w:val="Hyperlink"/>
                <w:noProof/>
                <w:lang w:val="en-GB"/>
              </w:rPr>
              <w:t>Introduction</w:t>
            </w:r>
            <w:r w:rsidR="007168E5">
              <w:rPr>
                <w:noProof/>
                <w:webHidden/>
              </w:rPr>
              <w:tab/>
            </w:r>
            <w:r w:rsidR="007168E5">
              <w:rPr>
                <w:noProof/>
                <w:webHidden/>
              </w:rPr>
              <w:fldChar w:fldCharType="begin"/>
            </w:r>
            <w:r w:rsidR="007168E5">
              <w:rPr>
                <w:noProof/>
                <w:webHidden/>
              </w:rPr>
              <w:instrText xml:space="preserve"> PAGEREF _Toc48299416 \h </w:instrText>
            </w:r>
            <w:r w:rsidR="007168E5">
              <w:rPr>
                <w:noProof/>
                <w:webHidden/>
              </w:rPr>
            </w:r>
            <w:r w:rsidR="007168E5">
              <w:rPr>
                <w:noProof/>
                <w:webHidden/>
              </w:rPr>
              <w:fldChar w:fldCharType="separate"/>
            </w:r>
            <w:r w:rsidR="007168E5">
              <w:rPr>
                <w:noProof/>
                <w:webHidden/>
              </w:rPr>
              <w:t>2</w:t>
            </w:r>
            <w:r w:rsidR="007168E5">
              <w:rPr>
                <w:noProof/>
                <w:webHidden/>
              </w:rPr>
              <w:fldChar w:fldCharType="end"/>
            </w:r>
          </w:hyperlink>
        </w:p>
        <w:p w14:paraId="7FD5CC3D" w14:textId="46CC93A1" w:rsidR="007168E5" w:rsidRDefault="00B67F7D">
          <w:pPr>
            <w:pStyle w:val="TOC1"/>
            <w:rPr>
              <w:rFonts w:eastAsiaTheme="minorEastAsia"/>
              <w:noProof/>
              <w:lang w:val="es-ES" w:eastAsia="es-ES"/>
            </w:rPr>
          </w:pPr>
          <w:hyperlink w:anchor="_Toc48299417" w:history="1">
            <w:r w:rsidR="007168E5" w:rsidRPr="00385F3F">
              <w:rPr>
                <w:rStyle w:val="Hyperlink"/>
                <w:noProof/>
                <w:lang w:val="en-GB"/>
              </w:rPr>
              <w:t>2.</w:t>
            </w:r>
            <w:r w:rsidR="007168E5">
              <w:rPr>
                <w:rFonts w:eastAsiaTheme="minorEastAsia"/>
                <w:noProof/>
                <w:lang w:val="es-ES" w:eastAsia="es-ES"/>
              </w:rPr>
              <w:tab/>
            </w:r>
            <w:r w:rsidR="007168E5" w:rsidRPr="00385F3F">
              <w:rPr>
                <w:rStyle w:val="Hyperlink"/>
                <w:noProof/>
                <w:lang w:val="en-GB"/>
              </w:rPr>
              <w:t>Datasets definition &amp; description</w:t>
            </w:r>
            <w:r w:rsidR="007168E5">
              <w:rPr>
                <w:noProof/>
                <w:webHidden/>
              </w:rPr>
              <w:tab/>
            </w:r>
            <w:r w:rsidR="007168E5">
              <w:rPr>
                <w:noProof/>
                <w:webHidden/>
              </w:rPr>
              <w:fldChar w:fldCharType="begin"/>
            </w:r>
            <w:r w:rsidR="007168E5">
              <w:rPr>
                <w:noProof/>
                <w:webHidden/>
              </w:rPr>
              <w:instrText xml:space="preserve"> PAGEREF _Toc48299417 \h </w:instrText>
            </w:r>
            <w:r w:rsidR="007168E5">
              <w:rPr>
                <w:noProof/>
                <w:webHidden/>
              </w:rPr>
            </w:r>
            <w:r w:rsidR="007168E5">
              <w:rPr>
                <w:noProof/>
                <w:webHidden/>
              </w:rPr>
              <w:fldChar w:fldCharType="separate"/>
            </w:r>
            <w:r w:rsidR="007168E5">
              <w:rPr>
                <w:noProof/>
                <w:webHidden/>
              </w:rPr>
              <w:t>2</w:t>
            </w:r>
            <w:r w:rsidR="007168E5">
              <w:rPr>
                <w:noProof/>
                <w:webHidden/>
              </w:rPr>
              <w:fldChar w:fldCharType="end"/>
            </w:r>
          </w:hyperlink>
        </w:p>
        <w:p w14:paraId="4809363F" w14:textId="60AF2A63" w:rsidR="007168E5" w:rsidRDefault="00B67F7D">
          <w:pPr>
            <w:pStyle w:val="TOC1"/>
            <w:rPr>
              <w:rFonts w:eastAsiaTheme="minorEastAsia"/>
              <w:noProof/>
              <w:lang w:val="es-ES" w:eastAsia="es-ES"/>
            </w:rPr>
          </w:pPr>
          <w:hyperlink w:anchor="_Toc48299418" w:history="1">
            <w:r w:rsidR="007168E5" w:rsidRPr="00385F3F">
              <w:rPr>
                <w:rStyle w:val="Hyperlink"/>
                <w:noProof/>
                <w:lang w:val="en-GB"/>
              </w:rPr>
              <w:t>3.</w:t>
            </w:r>
            <w:r w:rsidR="007168E5">
              <w:rPr>
                <w:rFonts w:eastAsiaTheme="minorEastAsia"/>
                <w:noProof/>
                <w:lang w:val="es-ES" w:eastAsia="es-ES"/>
              </w:rPr>
              <w:tab/>
            </w:r>
            <w:r w:rsidR="007168E5" w:rsidRPr="00385F3F">
              <w:rPr>
                <w:rStyle w:val="Hyperlink"/>
                <w:noProof/>
                <w:lang w:val="en-GB"/>
              </w:rPr>
              <w:t>Research case &amp; Data preparation</w:t>
            </w:r>
            <w:r w:rsidR="007168E5">
              <w:rPr>
                <w:noProof/>
                <w:webHidden/>
              </w:rPr>
              <w:tab/>
            </w:r>
            <w:r w:rsidR="007168E5">
              <w:rPr>
                <w:noProof/>
                <w:webHidden/>
              </w:rPr>
              <w:fldChar w:fldCharType="begin"/>
            </w:r>
            <w:r w:rsidR="007168E5">
              <w:rPr>
                <w:noProof/>
                <w:webHidden/>
              </w:rPr>
              <w:instrText xml:space="preserve"> PAGEREF _Toc48299418 \h </w:instrText>
            </w:r>
            <w:r w:rsidR="007168E5">
              <w:rPr>
                <w:noProof/>
                <w:webHidden/>
              </w:rPr>
            </w:r>
            <w:r w:rsidR="007168E5">
              <w:rPr>
                <w:noProof/>
                <w:webHidden/>
              </w:rPr>
              <w:fldChar w:fldCharType="separate"/>
            </w:r>
            <w:r w:rsidR="007168E5">
              <w:rPr>
                <w:noProof/>
                <w:webHidden/>
              </w:rPr>
              <w:t>4</w:t>
            </w:r>
            <w:r w:rsidR="007168E5">
              <w:rPr>
                <w:noProof/>
                <w:webHidden/>
              </w:rPr>
              <w:fldChar w:fldCharType="end"/>
            </w:r>
          </w:hyperlink>
        </w:p>
        <w:p w14:paraId="2472F2EB" w14:textId="27F81163" w:rsidR="007168E5" w:rsidRDefault="00B67F7D">
          <w:pPr>
            <w:pStyle w:val="TOC1"/>
            <w:rPr>
              <w:rFonts w:eastAsiaTheme="minorEastAsia"/>
              <w:noProof/>
              <w:lang w:val="es-ES" w:eastAsia="es-ES"/>
            </w:rPr>
          </w:pPr>
          <w:hyperlink w:anchor="_Toc48299419" w:history="1">
            <w:r w:rsidR="007168E5" w:rsidRPr="00385F3F">
              <w:rPr>
                <w:rStyle w:val="Hyperlink"/>
                <w:noProof/>
                <w:lang w:val="en-GB"/>
              </w:rPr>
              <w:t>4.</w:t>
            </w:r>
            <w:r w:rsidR="007168E5">
              <w:rPr>
                <w:rFonts w:eastAsiaTheme="minorEastAsia"/>
                <w:noProof/>
                <w:lang w:val="es-ES" w:eastAsia="es-ES"/>
              </w:rPr>
              <w:tab/>
            </w:r>
            <w:r w:rsidR="007168E5" w:rsidRPr="00385F3F">
              <w:rPr>
                <w:rStyle w:val="Hyperlink"/>
                <w:noProof/>
                <w:lang w:val="en-GB"/>
              </w:rPr>
              <w:t>Analysis &amp; Results</w:t>
            </w:r>
            <w:r w:rsidR="007168E5">
              <w:rPr>
                <w:noProof/>
                <w:webHidden/>
              </w:rPr>
              <w:tab/>
            </w:r>
            <w:r w:rsidR="007168E5">
              <w:rPr>
                <w:noProof/>
                <w:webHidden/>
              </w:rPr>
              <w:fldChar w:fldCharType="begin"/>
            </w:r>
            <w:r w:rsidR="007168E5">
              <w:rPr>
                <w:noProof/>
                <w:webHidden/>
              </w:rPr>
              <w:instrText xml:space="preserve"> PAGEREF _Toc48299419 \h </w:instrText>
            </w:r>
            <w:r w:rsidR="007168E5">
              <w:rPr>
                <w:noProof/>
                <w:webHidden/>
              </w:rPr>
            </w:r>
            <w:r w:rsidR="007168E5">
              <w:rPr>
                <w:noProof/>
                <w:webHidden/>
              </w:rPr>
              <w:fldChar w:fldCharType="separate"/>
            </w:r>
            <w:r w:rsidR="007168E5">
              <w:rPr>
                <w:noProof/>
                <w:webHidden/>
              </w:rPr>
              <w:t>6</w:t>
            </w:r>
            <w:r w:rsidR="007168E5">
              <w:rPr>
                <w:noProof/>
                <w:webHidden/>
              </w:rPr>
              <w:fldChar w:fldCharType="end"/>
            </w:r>
          </w:hyperlink>
        </w:p>
        <w:p w14:paraId="68DDE7A7" w14:textId="4B1CFE62" w:rsidR="007168E5" w:rsidRDefault="00B67F7D">
          <w:pPr>
            <w:pStyle w:val="TOC2"/>
            <w:tabs>
              <w:tab w:val="left" w:pos="660"/>
              <w:tab w:val="right" w:leader="dot" w:pos="9350"/>
            </w:tabs>
            <w:rPr>
              <w:rFonts w:eastAsiaTheme="minorEastAsia"/>
              <w:noProof/>
              <w:lang w:val="es-ES" w:eastAsia="es-ES"/>
            </w:rPr>
          </w:pPr>
          <w:hyperlink w:anchor="_Toc48299420" w:history="1">
            <w:r w:rsidR="007168E5" w:rsidRPr="00385F3F">
              <w:rPr>
                <w:rStyle w:val="Hyperlink"/>
                <w:noProof/>
                <w:lang w:val="en-GB"/>
              </w:rPr>
              <w:t>a.</w:t>
            </w:r>
            <w:r w:rsidR="007168E5">
              <w:rPr>
                <w:rFonts w:eastAsiaTheme="minorEastAsia"/>
                <w:noProof/>
                <w:lang w:val="es-ES" w:eastAsia="es-ES"/>
              </w:rPr>
              <w:tab/>
            </w:r>
            <w:r w:rsidR="007168E5" w:rsidRPr="00385F3F">
              <w:rPr>
                <w:rStyle w:val="Hyperlink"/>
                <w:noProof/>
                <w:lang w:val="en-GB"/>
              </w:rPr>
              <w:t>Exploring music geographical bias – is there any artist location whose popularity is substantially more remarkable than others?</w:t>
            </w:r>
            <w:r w:rsidR="007168E5">
              <w:rPr>
                <w:noProof/>
                <w:webHidden/>
              </w:rPr>
              <w:tab/>
            </w:r>
            <w:r w:rsidR="007168E5">
              <w:rPr>
                <w:noProof/>
                <w:webHidden/>
              </w:rPr>
              <w:fldChar w:fldCharType="begin"/>
            </w:r>
            <w:r w:rsidR="007168E5">
              <w:rPr>
                <w:noProof/>
                <w:webHidden/>
              </w:rPr>
              <w:instrText xml:space="preserve"> PAGEREF _Toc48299420 \h </w:instrText>
            </w:r>
            <w:r w:rsidR="007168E5">
              <w:rPr>
                <w:noProof/>
                <w:webHidden/>
              </w:rPr>
            </w:r>
            <w:r w:rsidR="007168E5">
              <w:rPr>
                <w:noProof/>
                <w:webHidden/>
              </w:rPr>
              <w:fldChar w:fldCharType="separate"/>
            </w:r>
            <w:r w:rsidR="007168E5">
              <w:rPr>
                <w:noProof/>
                <w:webHidden/>
              </w:rPr>
              <w:t>6</w:t>
            </w:r>
            <w:r w:rsidR="007168E5">
              <w:rPr>
                <w:noProof/>
                <w:webHidden/>
              </w:rPr>
              <w:fldChar w:fldCharType="end"/>
            </w:r>
          </w:hyperlink>
        </w:p>
        <w:p w14:paraId="240CDA0C" w14:textId="588ED174" w:rsidR="007168E5" w:rsidRDefault="00B67F7D">
          <w:pPr>
            <w:pStyle w:val="TOC2"/>
            <w:tabs>
              <w:tab w:val="left" w:pos="660"/>
              <w:tab w:val="right" w:leader="dot" w:pos="9350"/>
            </w:tabs>
            <w:rPr>
              <w:rFonts w:eastAsiaTheme="minorEastAsia"/>
              <w:noProof/>
              <w:lang w:val="es-ES" w:eastAsia="es-ES"/>
            </w:rPr>
          </w:pPr>
          <w:hyperlink w:anchor="_Toc48299421" w:history="1">
            <w:r w:rsidR="007168E5" w:rsidRPr="00385F3F">
              <w:rPr>
                <w:rStyle w:val="Hyperlink"/>
                <w:noProof/>
                <w:lang w:val="en-GB"/>
              </w:rPr>
              <w:t>b.</w:t>
            </w:r>
            <w:r w:rsidR="007168E5">
              <w:rPr>
                <w:rFonts w:eastAsiaTheme="minorEastAsia"/>
                <w:noProof/>
                <w:lang w:val="es-ES" w:eastAsia="es-ES"/>
              </w:rPr>
              <w:tab/>
            </w:r>
            <w:r w:rsidR="007168E5" w:rsidRPr="00385F3F">
              <w:rPr>
                <w:rStyle w:val="Hyperlink"/>
                <w:noProof/>
                <w:lang w:val="en-GB"/>
              </w:rPr>
              <w:t xml:space="preserve">Artists geographic location </w:t>
            </w:r>
            <w:r w:rsidR="007168E5" w:rsidRPr="00385F3F">
              <w:rPr>
                <w:rStyle w:val="Hyperlink"/>
                <w:i/>
                <w:iCs/>
                <w:noProof/>
                <w:lang w:val="en-GB"/>
              </w:rPr>
              <w:t>time-lapse</w:t>
            </w:r>
            <w:r w:rsidR="007168E5">
              <w:rPr>
                <w:noProof/>
                <w:webHidden/>
              </w:rPr>
              <w:tab/>
            </w:r>
            <w:r w:rsidR="007168E5">
              <w:rPr>
                <w:noProof/>
                <w:webHidden/>
              </w:rPr>
              <w:fldChar w:fldCharType="begin"/>
            </w:r>
            <w:r w:rsidR="007168E5">
              <w:rPr>
                <w:noProof/>
                <w:webHidden/>
              </w:rPr>
              <w:instrText xml:space="preserve"> PAGEREF _Toc48299421 \h </w:instrText>
            </w:r>
            <w:r w:rsidR="007168E5">
              <w:rPr>
                <w:noProof/>
                <w:webHidden/>
              </w:rPr>
            </w:r>
            <w:r w:rsidR="007168E5">
              <w:rPr>
                <w:noProof/>
                <w:webHidden/>
              </w:rPr>
              <w:fldChar w:fldCharType="separate"/>
            </w:r>
            <w:r w:rsidR="007168E5">
              <w:rPr>
                <w:noProof/>
                <w:webHidden/>
              </w:rPr>
              <w:t>8</w:t>
            </w:r>
            <w:r w:rsidR="007168E5">
              <w:rPr>
                <w:noProof/>
                <w:webHidden/>
              </w:rPr>
              <w:fldChar w:fldCharType="end"/>
            </w:r>
          </w:hyperlink>
        </w:p>
        <w:p w14:paraId="1C15B2D0" w14:textId="56018B5B" w:rsidR="007168E5" w:rsidRDefault="00B67F7D">
          <w:pPr>
            <w:pStyle w:val="TOC2"/>
            <w:tabs>
              <w:tab w:val="left" w:pos="660"/>
              <w:tab w:val="right" w:leader="dot" w:pos="9350"/>
            </w:tabs>
            <w:rPr>
              <w:rFonts w:eastAsiaTheme="minorEastAsia"/>
              <w:noProof/>
              <w:lang w:val="es-ES" w:eastAsia="es-ES"/>
            </w:rPr>
          </w:pPr>
          <w:hyperlink w:anchor="_Toc48299422" w:history="1">
            <w:r w:rsidR="007168E5" w:rsidRPr="00385F3F">
              <w:rPr>
                <w:rStyle w:val="Hyperlink"/>
                <w:noProof/>
                <w:lang w:val="en-GB"/>
              </w:rPr>
              <w:t>c.</w:t>
            </w:r>
            <w:r w:rsidR="007168E5">
              <w:rPr>
                <w:rFonts w:eastAsiaTheme="minorEastAsia"/>
                <w:noProof/>
                <w:lang w:val="es-ES" w:eastAsia="es-ES"/>
              </w:rPr>
              <w:tab/>
            </w:r>
            <w:r w:rsidR="007168E5" w:rsidRPr="00385F3F">
              <w:rPr>
                <w:rStyle w:val="Hyperlink"/>
                <w:noProof/>
                <w:lang w:val="en-GB"/>
              </w:rPr>
              <w:t>Music diversity in a nutshell – how genre popularity evolves over time</w:t>
            </w:r>
            <w:r w:rsidR="007168E5">
              <w:rPr>
                <w:noProof/>
                <w:webHidden/>
              </w:rPr>
              <w:tab/>
            </w:r>
            <w:r w:rsidR="007168E5">
              <w:rPr>
                <w:noProof/>
                <w:webHidden/>
              </w:rPr>
              <w:fldChar w:fldCharType="begin"/>
            </w:r>
            <w:r w:rsidR="007168E5">
              <w:rPr>
                <w:noProof/>
                <w:webHidden/>
              </w:rPr>
              <w:instrText xml:space="preserve"> PAGEREF _Toc48299422 \h </w:instrText>
            </w:r>
            <w:r w:rsidR="007168E5">
              <w:rPr>
                <w:noProof/>
                <w:webHidden/>
              </w:rPr>
            </w:r>
            <w:r w:rsidR="007168E5">
              <w:rPr>
                <w:noProof/>
                <w:webHidden/>
              </w:rPr>
              <w:fldChar w:fldCharType="separate"/>
            </w:r>
            <w:r w:rsidR="007168E5">
              <w:rPr>
                <w:noProof/>
                <w:webHidden/>
              </w:rPr>
              <w:t>9</w:t>
            </w:r>
            <w:r w:rsidR="007168E5">
              <w:rPr>
                <w:noProof/>
                <w:webHidden/>
              </w:rPr>
              <w:fldChar w:fldCharType="end"/>
            </w:r>
          </w:hyperlink>
        </w:p>
        <w:p w14:paraId="07798EBD" w14:textId="6401F055" w:rsidR="007168E5" w:rsidRDefault="00B67F7D">
          <w:pPr>
            <w:pStyle w:val="TOC2"/>
            <w:tabs>
              <w:tab w:val="left" w:pos="660"/>
              <w:tab w:val="right" w:leader="dot" w:pos="9350"/>
            </w:tabs>
            <w:rPr>
              <w:rFonts w:eastAsiaTheme="minorEastAsia"/>
              <w:noProof/>
              <w:lang w:val="es-ES" w:eastAsia="es-ES"/>
            </w:rPr>
          </w:pPr>
          <w:hyperlink w:anchor="_Toc48299423" w:history="1">
            <w:r w:rsidR="007168E5" w:rsidRPr="00385F3F">
              <w:rPr>
                <w:rStyle w:val="Hyperlink"/>
                <w:noProof/>
                <w:lang w:val="en-GB"/>
              </w:rPr>
              <w:t>d.</w:t>
            </w:r>
            <w:r w:rsidR="007168E5">
              <w:rPr>
                <w:rFonts w:eastAsiaTheme="minorEastAsia"/>
                <w:noProof/>
                <w:lang w:val="es-ES" w:eastAsia="es-ES"/>
              </w:rPr>
              <w:tab/>
            </w:r>
            <w:r w:rsidR="007168E5" w:rsidRPr="00385F3F">
              <w:rPr>
                <w:rStyle w:val="Hyperlink"/>
                <w:noProof/>
                <w:lang w:val="en-GB"/>
              </w:rPr>
              <w:t>Music vibes - How consumers value the energy and positivity in a song. Is music tempo still a thing?</w:t>
            </w:r>
            <w:r w:rsidR="007168E5">
              <w:rPr>
                <w:noProof/>
                <w:webHidden/>
              </w:rPr>
              <w:tab/>
            </w:r>
            <w:r w:rsidR="007168E5">
              <w:rPr>
                <w:noProof/>
                <w:webHidden/>
              </w:rPr>
              <w:fldChar w:fldCharType="begin"/>
            </w:r>
            <w:r w:rsidR="007168E5">
              <w:rPr>
                <w:noProof/>
                <w:webHidden/>
              </w:rPr>
              <w:instrText xml:space="preserve"> PAGEREF _Toc48299423 \h </w:instrText>
            </w:r>
            <w:r w:rsidR="007168E5">
              <w:rPr>
                <w:noProof/>
                <w:webHidden/>
              </w:rPr>
            </w:r>
            <w:r w:rsidR="007168E5">
              <w:rPr>
                <w:noProof/>
                <w:webHidden/>
              </w:rPr>
              <w:fldChar w:fldCharType="separate"/>
            </w:r>
            <w:r w:rsidR="007168E5">
              <w:rPr>
                <w:noProof/>
                <w:webHidden/>
              </w:rPr>
              <w:t>10</w:t>
            </w:r>
            <w:r w:rsidR="007168E5">
              <w:rPr>
                <w:noProof/>
                <w:webHidden/>
              </w:rPr>
              <w:fldChar w:fldCharType="end"/>
            </w:r>
          </w:hyperlink>
        </w:p>
        <w:p w14:paraId="5D658C79" w14:textId="5B9EFB99" w:rsidR="007168E5" w:rsidRDefault="00B67F7D">
          <w:pPr>
            <w:pStyle w:val="TOC2"/>
            <w:tabs>
              <w:tab w:val="left" w:pos="660"/>
              <w:tab w:val="right" w:leader="dot" w:pos="9350"/>
            </w:tabs>
            <w:rPr>
              <w:rFonts w:eastAsiaTheme="minorEastAsia"/>
              <w:noProof/>
              <w:lang w:val="es-ES" w:eastAsia="es-ES"/>
            </w:rPr>
          </w:pPr>
          <w:hyperlink w:anchor="_Toc48299424" w:history="1">
            <w:r w:rsidR="007168E5" w:rsidRPr="00385F3F">
              <w:rPr>
                <w:rStyle w:val="Hyperlink"/>
                <w:rFonts w:ascii="Calibri" w:hAnsi="Calibri" w:cs="Calibri"/>
                <w:noProof/>
                <w:lang w:val="en-GB"/>
              </w:rPr>
              <w:t>e.</w:t>
            </w:r>
            <w:r w:rsidR="007168E5">
              <w:rPr>
                <w:rFonts w:eastAsiaTheme="minorEastAsia"/>
                <w:noProof/>
                <w:lang w:val="es-ES" w:eastAsia="es-ES"/>
              </w:rPr>
              <w:tab/>
            </w:r>
            <w:r w:rsidR="007168E5" w:rsidRPr="00385F3F">
              <w:rPr>
                <w:rStyle w:val="Hyperlink"/>
                <w:noProof/>
                <w:lang w:val="en-GB"/>
              </w:rPr>
              <w:t>Acoustic vs. Lyrics – How much consumers care about them</w:t>
            </w:r>
            <w:r w:rsidR="007168E5">
              <w:rPr>
                <w:noProof/>
                <w:webHidden/>
              </w:rPr>
              <w:tab/>
            </w:r>
            <w:r w:rsidR="007168E5">
              <w:rPr>
                <w:noProof/>
                <w:webHidden/>
              </w:rPr>
              <w:fldChar w:fldCharType="begin"/>
            </w:r>
            <w:r w:rsidR="007168E5">
              <w:rPr>
                <w:noProof/>
                <w:webHidden/>
              </w:rPr>
              <w:instrText xml:space="preserve"> PAGEREF _Toc48299424 \h </w:instrText>
            </w:r>
            <w:r w:rsidR="007168E5">
              <w:rPr>
                <w:noProof/>
                <w:webHidden/>
              </w:rPr>
            </w:r>
            <w:r w:rsidR="007168E5">
              <w:rPr>
                <w:noProof/>
                <w:webHidden/>
              </w:rPr>
              <w:fldChar w:fldCharType="separate"/>
            </w:r>
            <w:r w:rsidR="007168E5">
              <w:rPr>
                <w:noProof/>
                <w:webHidden/>
              </w:rPr>
              <w:t>11</w:t>
            </w:r>
            <w:r w:rsidR="007168E5">
              <w:rPr>
                <w:noProof/>
                <w:webHidden/>
              </w:rPr>
              <w:fldChar w:fldCharType="end"/>
            </w:r>
          </w:hyperlink>
        </w:p>
        <w:p w14:paraId="1BCAF76B" w14:textId="2881AFF4" w:rsidR="007168E5" w:rsidRDefault="00B67F7D">
          <w:pPr>
            <w:pStyle w:val="TOC2"/>
            <w:tabs>
              <w:tab w:val="left" w:pos="660"/>
              <w:tab w:val="right" w:leader="dot" w:pos="9350"/>
            </w:tabs>
            <w:rPr>
              <w:rFonts w:eastAsiaTheme="minorEastAsia"/>
              <w:noProof/>
              <w:lang w:val="es-ES" w:eastAsia="es-ES"/>
            </w:rPr>
          </w:pPr>
          <w:hyperlink w:anchor="_Toc48299425" w:history="1">
            <w:r w:rsidR="007168E5" w:rsidRPr="00385F3F">
              <w:rPr>
                <w:rStyle w:val="Hyperlink"/>
                <w:noProof/>
                <w:lang w:val="en-GB"/>
              </w:rPr>
              <w:t>f.</w:t>
            </w:r>
            <w:r w:rsidR="007168E5">
              <w:rPr>
                <w:rFonts w:eastAsiaTheme="minorEastAsia"/>
                <w:noProof/>
                <w:lang w:val="es-ES" w:eastAsia="es-ES"/>
              </w:rPr>
              <w:tab/>
            </w:r>
            <w:r w:rsidR="007168E5" w:rsidRPr="00385F3F">
              <w:rPr>
                <w:rStyle w:val="Hyperlink"/>
                <w:noProof/>
                <w:lang w:val="en-GB"/>
              </w:rPr>
              <w:t>Danceability &amp; Popularity</w:t>
            </w:r>
            <w:r w:rsidR="007168E5">
              <w:rPr>
                <w:noProof/>
                <w:webHidden/>
              </w:rPr>
              <w:tab/>
            </w:r>
            <w:r w:rsidR="007168E5">
              <w:rPr>
                <w:noProof/>
                <w:webHidden/>
              </w:rPr>
              <w:fldChar w:fldCharType="begin"/>
            </w:r>
            <w:r w:rsidR="007168E5">
              <w:rPr>
                <w:noProof/>
                <w:webHidden/>
              </w:rPr>
              <w:instrText xml:space="preserve"> PAGEREF _Toc48299425 \h </w:instrText>
            </w:r>
            <w:r w:rsidR="007168E5">
              <w:rPr>
                <w:noProof/>
                <w:webHidden/>
              </w:rPr>
            </w:r>
            <w:r w:rsidR="007168E5">
              <w:rPr>
                <w:noProof/>
                <w:webHidden/>
              </w:rPr>
              <w:fldChar w:fldCharType="separate"/>
            </w:r>
            <w:r w:rsidR="007168E5">
              <w:rPr>
                <w:noProof/>
                <w:webHidden/>
              </w:rPr>
              <w:t>12</w:t>
            </w:r>
            <w:r w:rsidR="007168E5">
              <w:rPr>
                <w:noProof/>
                <w:webHidden/>
              </w:rPr>
              <w:fldChar w:fldCharType="end"/>
            </w:r>
          </w:hyperlink>
        </w:p>
        <w:p w14:paraId="54828834" w14:textId="4145913C" w:rsidR="007168E5" w:rsidRDefault="00B67F7D">
          <w:pPr>
            <w:pStyle w:val="TOC1"/>
            <w:rPr>
              <w:rFonts w:eastAsiaTheme="minorEastAsia"/>
              <w:noProof/>
              <w:lang w:val="es-ES" w:eastAsia="es-ES"/>
            </w:rPr>
          </w:pPr>
          <w:hyperlink w:anchor="_Toc48299426" w:history="1">
            <w:r w:rsidR="007168E5" w:rsidRPr="00385F3F">
              <w:rPr>
                <w:rStyle w:val="Hyperlink"/>
                <w:noProof/>
                <w:lang w:val="en-GB"/>
              </w:rPr>
              <w:t>5.</w:t>
            </w:r>
            <w:r w:rsidR="007168E5">
              <w:rPr>
                <w:rFonts w:eastAsiaTheme="minorEastAsia"/>
                <w:noProof/>
                <w:lang w:val="es-ES" w:eastAsia="es-ES"/>
              </w:rPr>
              <w:tab/>
            </w:r>
            <w:r w:rsidR="007168E5" w:rsidRPr="00385F3F">
              <w:rPr>
                <w:rStyle w:val="Hyperlink"/>
                <w:noProof/>
                <w:lang w:val="en-GB"/>
              </w:rPr>
              <w:t>Infographic</w:t>
            </w:r>
            <w:r w:rsidR="007168E5">
              <w:rPr>
                <w:noProof/>
                <w:webHidden/>
              </w:rPr>
              <w:tab/>
            </w:r>
            <w:r w:rsidR="007168E5">
              <w:rPr>
                <w:noProof/>
                <w:webHidden/>
              </w:rPr>
              <w:fldChar w:fldCharType="begin"/>
            </w:r>
            <w:r w:rsidR="007168E5">
              <w:rPr>
                <w:noProof/>
                <w:webHidden/>
              </w:rPr>
              <w:instrText xml:space="preserve"> PAGEREF _Toc48299426 \h </w:instrText>
            </w:r>
            <w:r w:rsidR="007168E5">
              <w:rPr>
                <w:noProof/>
                <w:webHidden/>
              </w:rPr>
            </w:r>
            <w:r w:rsidR="007168E5">
              <w:rPr>
                <w:noProof/>
                <w:webHidden/>
              </w:rPr>
              <w:fldChar w:fldCharType="separate"/>
            </w:r>
            <w:r w:rsidR="007168E5">
              <w:rPr>
                <w:noProof/>
                <w:webHidden/>
              </w:rPr>
              <w:t>14</w:t>
            </w:r>
            <w:r w:rsidR="007168E5">
              <w:rPr>
                <w:noProof/>
                <w:webHidden/>
              </w:rPr>
              <w:fldChar w:fldCharType="end"/>
            </w:r>
          </w:hyperlink>
        </w:p>
        <w:p w14:paraId="2EB025E8" w14:textId="495331C9" w:rsidR="007168E5" w:rsidRDefault="00B67F7D">
          <w:pPr>
            <w:pStyle w:val="TOC2"/>
            <w:tabs>
              <w:tab w:val="right" w:leader="dot" w:pos="9350"/>
            </w:tabs>
            <w:rPr>
              <w:rFonts w:eastAsiaTheme="minorEastAsia"/>
              <w:noProof/>
              <w:lang w:val="es-ES" w:eastAsia="es-ES"/>
            </w:rPr>
          </w:pPr>
          <w:hyperlink w:anchor="_Toc48299427" w:history="1">
            <w:r w:rsidR="007168E5" w:rsidRPr="00385F3F">
              <w:rPr>
                <w:rStyle w:val="Hyperlink"/>
                <w:noProof/>
              </w:rPr>
              <w:t>Sectioning</w:t>
            </w:r>
            <w:r w:rsidR="007168E5">
              <w:rPr>
                <w:noProof/>
                <w:webHidden/>
              </w:rPr>
              <w:tab/>
            </w:r>
            <w:r w:rsidR="007168E5">
              <w:rPr>
                <w:noProof/>
                <w:webHidden/>
              </w:rPr>
              <w:fldChar w:fldCharType="begin"/>
            </w:r>
            <w:r w:rsidR="007168E5">
              <w:rPr>
                <w:noProof/>
                <w:webHidden/>
              </w:rPr>
              <w:instrText xml:space="preserve"> PAGEREF _Toc48299427 \h </w:instrText>
            </w:r>
            <w:r w:rsidR="007168E5">
              <w:rPr>
                <w:noProof/>
                <w:webHidden/>
              </w:rPr>
            </w:r>
            <w:r w:rsidR="007168E5">
              <w:rPr>
                <w:noProof/>
                <w:webHidden/>
              </w:rPr>
              <w:fldChar w:fldCharType="separate"/>
            </w:r>
            <w:r w:rsidR="007168E5">
              <w:rPr>
                <w:noProof/>
                <w:webHidden/>
              </w:rPr>
              <w:t>16</w:t>
            </w:r>
            <w:r w:rsidR="007168E5">
              <w:rPr>
                <w:noProof/>
                <w:webHidden/>
              </w:rPr>
              <w:fldChar w:fldCharType="end"/>
            </w:r>
          </w:hyperlink>
        </w:p>
        <w:p w14:paraId="36AB0827" w14:textId="36190124" w:rsidR="007168E5" w:rsidRDefault="00B67F7D">
          <w:pPr>
            <w:pStyle w:val="TOC1"/>
            <w:rPr>
              <w:rFonts w:eastAsiaTheme="minorEastAsia"/>
              <w:noProof/>
              <w:lang w:val="es-ES" w:eastAsia="es-ES"/>
            </w:rPr>
          </w:pPr>
          <w:hyperlink w:anchor="_Toc48299428" w:history="1">
            <w:r w:rsidR="007168E5" w:rsidRPr="00385F3F">
              <w:rPr>
                <w:rStyle w:val="Hyperlink"/>
                <w:noProof/>
                <w:lang w:val="en-GB"/>
              </w:rPr>
              <w:t>BIBLIOGRAPHY</w:t>
            </w:r>
            <w:r w:rsidR="007168E5">
              <w:rPr>
                <w:noProof/>
                <w:webHidden/>
              </w:rPr>
              <w:tab/>
            </w:r>
            <w:r w:rsidR="007168E5">
              <w:rPr>
                <w:noProof/>
                <w:webHidden/>
              </w:rPr>
              <w:fldChar w:fldCharType="begin"/>
            </w:r>
            <w:r w:rsidR="007168E5">
              <w:rPr>
                <w:noProof/>
                <w:webHidden/>
              </w:rPr>
              <w:instrText xml:space="preserve"> PAGEREF _Toc48299428 \h </w:instrText>
            </w:r>
            <w:r w:rsidR="007168E5">
              <w:rPr>
                <w:noProof/>
                <w:webHidden/>
              </w:rPr>
            </w:r>
            <w:r w:rsidR="007168E5">
              <w:rPr>
                <w:noProof/>
                <w:webHidden/>
              </w:rPr>
              <w:fldChar w:fldCharType="separate"/>
            </w:r>
            <w:r w:rsidR="007168E5">
              <w:rPr>
                <w:noProof/>
                <w:webHidden/>
              </w:rPr>
              <w:t>17</w:t>
            </w:r>
            <w:r w:rsidR="007168E5">
              <w:rPr>
                <w:noProof/>
                <w:webHidden/>
              </w:rPr>
              <w:fldChar w:fldCharType="end"/>
            </w:r>
          </w:hyperlink>
        </w:p>
        <w:p w14:paraId="380F584F" w14:textId="5A6495F6" w:rsidR="00037763" w:rsidRDefault="00037763">
          <w:r>
            <w:rPr>
              <w:b/>
              <w:bCs/>
              <w:noProof/>
            </w:rPr>
            <w:fldChar w:fldCharType="end"/>
          </w:r>
        </w:p>
      </w:sdtContent>
    </w:sdt>
    <w:p w14:paraId="527976B9" w14:textId="77777777" w:rsidR="00C45C9E" w:rsidRDefault="00C45C9E" w:rsidP="00CD73E5">
      <w:pPr>
        <w:pStyle w:val="Default"/>
        <w:rPr>
          <w:sz w:val="23"/>
          <w:szCs w:val="23"/>
          <w:lang w:val="en-GB"/>
        </w:rPr>
      </w:pPr>
    </w:p>
    <w:p w14:paraId="03064542" w14:textId="77777777" w:rsidR="00C45C9E" w:rsidRDefault="00C45C9E" w:rsidP="00CD73E5">
      <w:pPr>
        <w:pStyle w:val="Default"/>
        <w:rPr>
          <w:sz w:val="23"/>
          <w:szCs w:val="23"/>
          <w:lang w:val="en-GB"/>
        </w:rPr>
      </w:pPr>
    </w:p>
    <w:p w14:paraId="483B6015" w14:textId="77777777" w:rsidR="00C45C9E" w:rsidRDefault="00C45C9E" w:rsidP="00CD73E5">
      <w:pPr>
        <w:pStyle w:val="Default"/>
        <w:rPr>
          <w:sz w:val="23"/>
          <w:szCs w:val="23"/>
          <w:lang w:val="en-GB"/>
        </w:rPr>
      </w:pPr>
    </w:p>
    <w:p w14:paraId="7D0A4778" w14:textId="77777777" w:rsidR="00C45C9E" w:rsidRDefault="00C45C9E" w:rsidP="00CD73E5">
      <w:pPr>
        <w:pStyle w:val="Default"/>
        <w:rPr>
          <w:sz w:val="23"/>
          <w:szCs w:val="23"/>
          <w:lang w:val="en-GB"/>
        </w:rPr>
      </w:pPr>
    </w:p>
    <w:p w14:paraId="4959A6CF" w14:textId="77777777" w:rsidR="00C45C9E" w:rsidRDefault="00C45C9E" w:rsidP="00CD73E5">
      <w:pPr>
        <w:pStyle w:val="Default"/>
        <w:rPr>
          <w:sz w:val="23"/>
          <w:szCs w:val="23"/>
          <w:lang w:val="en-GB"/>
        </w:rPr>
      </w:pPr>
    </w:p>
    <w:p w14:paraId="1B9426A1" w14:textId="77777777" w:rsidR="00C45C9E" w:rsidRDefault="00C45C9E" w:rsidP="00CD73E5">
      <w:pPr>
        <w:pStyle w:val="Default"/>
        <w:rPr>
          <w:sz w:val="23"/>
          <w:szCs w:val="23"/>
          <w:lang w:val="en-GB"/>
        </w:rPr>
      </w:pPr>
    </w:p>
    <w:p w14:paraId="53385064" w14:textId="77777777" w:rsidR="00C45C9E" w:rsidRDefault="00C45C9E" w:rsidP="00CD73E5">
      <w:pPr>
        <w:pStyle w:val="Default"/>
        <w:rPr>
          <w:sz w:val="23"/>
          <w:szCs w:val="23"/>
          <w:lang w:val="en-GB"/>
        </w:rPr>
      </w:pPr>
    </w:p>
    <w:p w14:paraId="2EB6C2C1" w14:textId="77777777" w:rsidR="00C45C9E" w:rsidRDefault="00C45C9E" w:rsidP="00CD73E5">
      <w:pPr>
        <w:pStyle w:val="Default"/>
        <w:rPr>
          <w:sz w:val="23"/>
          <w:szCs w:val="23"/>
          <w:lang w:val="en-GB"/>
        </w:rPr>
      </w:pPr>
    </w:p>
    <w:p w14:paraId="02660712" w14:textId="77777777" w:rsidR="00C45C9E" w:rsidRDefault="00C45C9E" w:rsidP="00CD73E5">
      <w:pPr>
        <w:pStyle w:val="Default"/>
        <w:rPr>
          <w:sz w:val="23"/>
          <w:szCs w:val="23"/>
          <w:lang w:val="en-GB"/>
        </w:rPr>
      </w:pPr>
    </w:p>
    <w:p w14:paraId="27355673" w14:textId="77777777" w:rsidR="00C45C9E" w:rsidRDefault="00C45C9E" w:rsidP="00CD73E5">
      <w:pPr>
        <w:pStyle w:val="Default"/>
        <w:rPr>
          <w:sz w:val="23"/>
          <w:szCs w:val="23"/>
          <w:lang w:val="en-GB"/>
        </w:rPr>
      </w:pPr>
    </w:p>
    <w:p w14:paraId="3AE89B9D" w14:textId="77777777" w:rsidR="00C45C9E" w:rsidRDefault="00C45C9E" w:rsidP="00CD73E5">
      <w:pPr>
        <w:pStyle w:val="Default"/>
        <w:rPr>
          <w:sz w:val="23"/>
          <w:szCs w:val="23"/>
          <w:lang w:val="en-GB"/>
        </w:rPr>
      </w:pPr>
    </w:p>
    <w:p w14:paraId="7A9C99BD" w14:textId="77777777" w:rsidR="00C45C9E" w:rsidRDefault="00C45C9E" w:rsidP="00CD73E5">
      <w:pPr>
        <w:pStyle w:val="Default"/>
        <w:rPr>
          <w:sz w:val="23"/>
          <w:szCs w:val="23"/>
          <w:lang w:val="en-GB"/>
        </w:rPr>
      </w:pPr>
    </w:p>
    <w:p w14:paraId="222F3317" w14:textId="77777777" w:rsidR="00C45C9E" w:rsidRDefault="00C45C9E" w:rsidP="00CD73E5">
      <w:pPr>
        <w:pStyle w:val="Default"/>
        <w:rPr>
          <w:sz w:val="23"/>
          <w:szCs w:val="23"/>
          <w:lang w:val="en-GB"/>
        </w:rPr>
      </w:pPr>
    </w:p>
    <w:p w14:paraId="131B8F19" w14:textId="77777777" w:rsidR="00C45C9E" w:rsidRDefault="00C45C9E" w:rsidP="00CD73E5">
      <w:pPr>
        <w:pStyle w:val="Default"/>
        <w:rPr>
          <w:sz w:val="23"/>
          <w:szCs w:val="23"/>
          <w:lang w:val="en-GB"/>
        </w:rPr>
      </w:pPr>
    </w:p>
    <w:p w14:paraId="699D235F" w14:textId="77777777" w:rsidR="00C45C9E" w:rsidRDefault="00C45C9E" w:rsidP="00CD73E5">
      <w:pPr>
        <w:pStyle w:val="Default"/>
        <w:rPr>
          <w:sz w:val="23"/>
          <w:szCs w:val="23"/>
          <w:lang w:val="en-GB"/>
        </w:rPr>
      </w:pPr>
    </w:p>
    <w:p w14:paraId="08AB81FF" w14:textId="77777777" w:rsidR="00C45C9E" w:rsidRDefault="00C45C9E" w:rsidP="00CD73E5">
      <w:pPr>
        <w:pStyle w:val="Default"/>
        <w:rPr>
          <w:sz w:val="23"/>
          <w:szCs w:val="23"/>
          <w:lang w:val="en-GB"/>
        </w:rPr>
      </w:pPr>
    </w:p>
    <w:p w14:paraId="36DE18F5" w14:textId="77777777" w:rsidR="00C45C9E" w:rsidRDefault="00C45C9E" w:rsidP="00CD73E5">
      <w:pPr>
        <w:pStyle w:val="Default"/>
        <w:rPr>
          <w:sz w:val="23"/>
          <w:szCs w:val="23"/>
          <w:lang w:val="en-GB"/>
        </w:rPr>
      </w:pPr>
    </w:p>
    <w:p w14:paraId="4C3FB149" w14:textId="77777777" w:rsidR="00C45C9E" w:rsidRDefault="00C45C9E" w:rsidP="00CD73E5">
      <w:pPr>
        <w:pStyle w:val="Default"/>
        <w:rPr>
          <w:sz w:val="23"/>
          <w:szCs w:val="23"/>
          <w:lang w:val="en-GB"/>
        </w:rPr>
      </w:pPr>
    </w:p>
    <w:p w14:paraId="6F1C0E07" w14:textId="77777777" w:rsidR="00C45C9E" w:rsidRDefault="00C45C9E" w:rsidP="00CD73E5">
      <w:pPr>
        <w:pStyle w:val="Default"/>
        <w:rPr>
          <w:sz w:val="23"/>
          <w:szCs w:val="23"/>
          <w:lang w:val="en-GB"/>
        </w:rPr>
      </w:pPr>
    </w:p>
    <w:p w14:paraId="67DF285C" w14:textId="77777777" w:rsidR="00C45C9E" w:rsidRDefault="00C45C9E" w:rsidP="00CD73E5">
      <w:pPr>
        <w:pStyle w:val="Default"/>
        <w:rPr>
          <w:sz w:val="23"/>
          <w:szCs w:val="23"/>
          <w:lang w:val="en-GB"/>
        </w:rPr>
      </w:pPr>
    </w:p>
    <w:p w14:paraId="1146BD66" w14:textId="77777777" w:rsidR="00C45C9E" w:rsidRDefault="00C45C9E" w:rsidP="00CD73E5">
      <w:pPr>
        <w:pStyle w:val="Default"/>
        <w:rPr>
          <w:sz w:val="23"/>
          <w:szCs w:val="23"/>
          <w:lang w:val="en-GB"/>
        </w:rPr>
      </w:pPr>
    </w:p>
    <w:p w14:paraId="313BB25F" w14:textId="77777777" w:rsidR="002A6EFE" w:rsidRDefault="002A6EFE" w:rsidP="00CD73E5">
      <w:pPr>
        <w:pStyle w:val="Default"/>
        <w:rPr>
          <w:sz w:val="23"/>
          <w:szCs w:val="23"/>
          <w:lang w:val="en-GB"/>
        </w:rPr>
      </w:pPr>
    </w:p>
    <w:p w14:paraId="7D595E16" w14:textId="3616FCC0" w:rsidR="002A6EFE" w:rsidRDefault="002A6EFE" w:rsidP="002A6EFE">
      <w:pPr>
        <w:pStyle w:val="Heading1"/>
        <w:numPr>
          <w:ilvl w:val="0"/>
          <w:numId w:val="3"/>
        </w:numPr>
        <w:rPr>
          <w:lang w:val="en-GB"/>
        </w:rPr>
      </w:pPr>
      <w:bookmarkStart w:id="2" w:name="_Toc48299416"/>
      <w:r>
        <w:rPr>
          <w:lang w:val="en-GB"/>
        </w:rPr>
        <w:lastRenderedPageBreak/>
        <w:t>Introduction</w:t>
      </w:r>
      <w:bookmarkEnd w:id="2"/>
    </w:p>
    <w:p w14:paraId="662F4C40" w14:textId="77777777" w:rsidR="002A6EFE" w:rsidRPr="002A6EFE" w:rsidRDefault="002A6EFE" w:rsidP="002A6EFE">
      <w:pPr>
        <w:rPr>
          <w:lang w:val="en-GB"/>
        </w:rPr>
      </w:pPr>
    </w:p>
    <w:p w14:paraId="4D33191E" w14:textId="6E60BACA" w:rsidR="007A6144" w:rsidRPr="006D424B" w:rsidRDefault="007A6144" w:rsidP="0094694D">
      <w:pPr>
        <w:pStyle w:val="Default"/>
        <w:ind w:firstLine="360"/>
        <w:jc w:val="both"/>
        <w:rPr>
          <w:sz w:val="22"/>
          <w:szCs w:val="22"/>
          <w:lang w:val="en-US"/>
        </w:rPr>
      </w:pPr>
      <w:r w:rsidRPr="006D424B">
        <w:rPr>
          <w:sz w:val="22"/>
          <w:szCs w:val="22"/>
          <w:lang w:val="en-US"/>
        </w:rPr>
        <w:t xml:space="preserve">Both the </w:t>
      </w:r>
      <w:r w:rsidR="00064BD2" w:rsidRPr="006D424B">
        <w:rPr>
          <w:sz w:val="22"/>
          <w:szCs w:val="22"/>
          <w:lang w:val="en-US"/>
        </w:rPr>
        <w:t xml:space="preserve">type of </w:t>
      </w:r>
      <w:r w:rsidRPr="006D424B">
        <w:rPr>
          <w:sz w:val="22"/>
          <w:szCs w:val="22"/>
          <w:lang w:val="en-US"/>
        </w:rPr>
        <w:t>m</w:t>
      </w:r>
      <w:r w:rsidR="00D20EA8" w:rsidRPr="006D424B">
        <w:rPr>
          <w:sz w:val="22"/>
          <w:szCs w:val="22"/>
          <w:lang w:val="en-US"/>
        </w:rPr>
        <w:t xml:space="preserve">usic people </w:t>
      </w:r>
      <w:r w:rsidR="00064BD2" w:rsidRPr="006D424B">
        <w:rPr>
          <w:sz w:val="22"/>
          <w:szCs w:val="22"/>
          <w:lang w:val="en-US"/>
        </w:rPr>
        <w:t>is</w:t>
      </w:r>
      <w:r w:rsidR="0011053C" w:rsidRPr="006D424B">
        <w:rPr>
          <w:sz w:val="22"/>
          <w:szCs w:val="22"/>
          <w:lang w:val="en-US"/>
        </w:rPr>
        <w:t xml:space="preserve"> interested in</w:t>
      </w:r>
      <w:r w:rsidR="00D20EA8" w:rsidRPr="006D424B">
        <w:rPr>
          <w:sz w:val="22"/>
          <w:szCs w:val="22"/>
          <w:lang w:val="en-US"/>
        </w:rPr>
        <w:t xml:space="preserve"> and the</w:t>
      </w:r>
      <w:r w:rsidR="0011053C" w:rsidRPr="006D424B">
        <w:rPr>
          <w:sz w:val="22"/>
          <w:szCs w:val="22"/>
          <w:lang w:val="en-US"/>
        </w:rPr>
        <w:t xml:space="preserve"> technology</w:t>
      </w:r>
      <w:r w:rsidR="00D20EA8" w:rsidRPr="006D424B">
        <w:rPr>
          <w:sz w:val="22"/>
          <w:szCs w:val="22"/>
          <w:lang w:val="en-US"/>
        </w:rPr>
        <w:t xml:space="preserve"> used for </w:t>
      </w:r>
      <w:r w:rsidR="0011053C" w:rsidRPr="006D424B">
        <w:rPr>
          <w:sz w:val="22"/>
          <w:szCs w:val="22"/>
          <w:lang w:val="en-US"/>
        </w:rPr>
        <w:t xml:space="preserve">listening to it </w:t>
      </w:r>
      <w:r w:rsidR="00064BD2" w:rsidRPr="006D424B">
        <w:rPr>
          <w:sz w:val="22"/>
          <w:szCs w:val="22"/>
          <w:lang w:val="en-US"/>
        </w:rPr>
        <w:t xml:space="preserve">evolve over time. </w:t>
      </w:r>
      <w:r w:rsidR="00585D43" w:rsidRPr="006D424B">
        <w:rPr>
          <w:sz w:val="22"/>
          <w:szCs w:val="22"/>
          <w:lang w:val="en-US"/>
        </w:rPr>
        <w:t>In the 4</w:t>
      </w:r>
      <w:r w:rsidR="00585D43" w:rsidRPr="006D424B">
        <w:rPr>
          <w:sz w:val="22"/>
          <w:szCs w:val="22"/>
          <w:vertAlign w:val="superscript"/>
          <w:lang w:val="en-US"/>
        </w:rPr>
        <w:t>th</w:t>
      </w:r>
      <w:r w:rsidR="00585D43" w:rsidRPr="006D424B">
        <w:rPr>
          <w:sz w:val="22"/>
          <w:szCs w:val="22"/>
          <w:lang w:val="en-US"/>
        </w:rPr>
        <w:t xml:space="preserve"> </w:t>
      </w:r>
      <w:r w:rsidR="00C07602" w:rsidRPr="006D424B">
        <w:rPr>
          <w:sz w:val="22"/>
          <w:szCs w:val="22"/>
          <w:lang w:val="en-US"/>
        </w:rPr>
        <w:t xml:space="preserve">industrial </w:t>
      </w:r>
      <w:r w:rsidR="00F819C6" w:rsidRPr="006D424B">
        <w:rPr>
          <w:sz w:val="22"/>
          <w:szCs w:val="22"/>
          <w:lang w:val="en-US"/>
        </w:rPr>
        <w:t>revolution,</w:t>
      </w:r>
      <w:r w:rsidR="00C07602" w:rsidRPr="006D424B">
        <w:rPr>
          <w:sz w:val="22"/>
          <w:szCs w:val="22"/>
          <w:lang w:val="en-US"/>
        </w:rPr>
        <w:t xml:space="preserve"> we went digital, and analogic </w:t>
      </w:r>
      <w:r w:rsidR="002E4624" w:rsidRPr="006D424B">
        <w:rPr>
          <w:sz w:val="22"/>
          <w:szCs w:val="22"/>
          <w:lang w:val="en-US"/>
        </w:rPr>
        <w:t>devices</w:t>
      </w:r>
      <w:r w:rsidR="001144BC" w:rsidRPr="006D424B">
        <w:rPr>
          <w:sz w:val="22"/>
          <w:szCs w:val="22"/>
          <w:lang w:val="en-US"/>
        </w:rPr>
        <w:t xml:space="preserve">, such as </w:t>
      </w:r>
      <w:r w:rsidR="007F6227" w:rsidRPr="006D424B">
        <w:rPr>
          <w:sz w:val="22"/>
          <w:szCs w:val="22"/>
          <w:lang w:val="en-US"/>
        </w:rPr>
        <w:t>vinyl</w:t>
      </w:r>
      <w:r w:rsidR="00B53AEA" w:rsidRPr="006D424B">
        <w:rPr>
          <w:sz w:val="22"/>
          <w:szCs w:val="22"/>
          <w:lang w:val="en-US"/>
        </w:rPr>
        <w:t>,</w:t>
      </w:r>
      <w:r w:rsidR="002E4624" w:rsidRPr="006D424B">
        <w:rPr>
          <w:sz w:val="22"/>
          <w:szCs w:val="22"/>
          <w:lang w:val="en-US"/>
        </w:rPr>
        <w:t xml:space="preserve"> </w:t>
      </w:r>
      <w:r w:rsidR="00F819C6" w:rsidRPr="006D424B">
        <w:rPr>
          <w:sz w:val="22"/>
          <w:szCs w:val="22"/>
          <w:lang w:val="en-US"/>
        </w:rPr>
        <w:t>have become</w:t>
      </w:r>
      <w:r w:rsidR="001144BC" w:rsidRPr="006D424B">
        <w:rPr>
          <w:sz w:val="22"/>
          <w:szCs w:val="22"/>
          <w:lang w:val="en-US"/>
        </w:rPr>
        <w:t xml:space="preserve"> more </w:t>
      </w:r>
      <w:r w:rsidR="002C48ED">
        <w:rPr>
          <w:sz w:val="22"/>
          <w:szCs w:val="22"/>
          <w:lang w:val="en-US"/>
        </w:rPr>
        <w:t xml:space="preserve">of </w:t>
      </w:r>
      <w:r w:rsidR="001144BC" w:rsidRPr="006D424B">
        <w:rPr>
          <w:sz w:val="22"/>
          <w:szCs w:val="22"/>
          <w:lang w:val="en-US"/>
        </w:rPr>
        <w:t xml:space="preserve">a vintage </w:t>
      </w:r>
      <w:r w:rsidR="00B53AEA" w:rsidRPr="006D424B">
        <w:rPr>
          <w:sz w:val="22"/>
          <w:szCs w:val="22"/>
          <w:lang w:val="en-US"/>
        </w:rPr>
        <w:t>nostalgic item for collector</w:t>
      </w:r>
      <w:r w:rsidR="000A4B54" w:rsidRPr="006D424B">
        <w:rPr>
          <w:sz w:val="22"/>
          <w:szCs w:val="22"/>
          <w:lang w:val="en-US"/>
        </w:rPr>
        <w:t>s</w:t>
      </w:r>
      <w:r w:rsidR="00B53AEA" w:rsidRPr="006D424B">
        <w:rPr>
          <w:sz w:val="22"/>
          <w:szCs w:val="22"/>
          <w:lang w:val="en-US"/>
        </w:rPr>
        <w:t xml:space="preserve"> rather than</w:t>
      </w:r>
      <w:r w:rsidR="000A4B54" w:rsidRPr="006D424B">
        <w:rPr>
          <w:sz w:val="22"/>
          <w:szCs w:val="22"/>
          <w:lang w:val="en-US"/>
        </w:rPr>
        <w:t xml:space="preserve"> a real </w:t>
      </w:r>
      <w:r w:rsidR="00524CF0" w:rsidRPr="006D424B">
        <w:rPr>
          <w:sz w:val="22"/>
          <w:szCs w:val="22"/>
          <w:lang w:val="en-US"/>
        </w:rPr>
        <w:t xml:space="preserve">competition </w:t>
      </w:r>
      <w:r w:rsidR="005427ED" w:rsidRPr="006D424B">
        <w:rPr>
          <w:sz w:val="22"/>
          <w:szCs w:val="22"/>
          <w:lang w:val="en-US"/>
        </w:rPr>
        <w:t>for</w:t>
      </w:r>
      <w:r w:rsidR="00524CF0" w:rsidRPr="006D424B">
        <w:rPr>
          <w:sz w:val="22"/>
          <w:szCs w:val="22"/>
          <w:lang w:val="en-US"/>
        </w:rPr>
        <w:t xml:space="preserve"> digital platforms </w:t>
      </w:r>
      <w:r w:rsidR="00C66FCE" w:rsidRPr="006D424B">
        <w:rPr>
          <w:sz w:val="22"/>
          <w:szCs w:val="22"/>
          <w:lang w:val="en-US"/>
        </w:rPr>
        <w:t>when it comes to the consumption of music.</w:t>
      </w:r>
      <w:r w:rsidR="007D59B9" w:rsidRPr="006D424B">
        <w:rPr>
          <w:sz w:val="22"/>
          <w:szCs w:val="22"/>
          <w:lang w:val="en-US"/>
        </w:rPr>
        <w:t xml:space="preserve"> Remarkable changes are more visible over decades</w:t>
      </w:r>
      <w:r w:rsidR="00205867" w:rsidRPr="006D424B">
        <w:rPr>
          <w:sz w:val="22"/>
          <w:szCs w:val="22"/>
          <w:lang w:val="en-US"/>
        </w:rPr>
        <w:t xml:space="preserve">, but the evolution of music consumption habits is fast enough to </w:t>
      </w:r>
      <w:r w:rsidR="0094694D" w:rsidRPr="006D424B">
        <w:rPr>
          <w:sz w:val="22"/>
          <w:szCs w:val="22"/>
          <w:lang w:val="en-US"/>
        </w:rPr>
        <w:t>present differences in smaller periods of time.</w:t>
      </w:r>
    </w:p>
    <w:p w14:paraId="273E5C2B" w14:textId="77777777" w:rsidR="0094694D" w:rsidRPr="006D424B" w:rsidRDefault="0094694D" w:rsidP="001144BC">
      <w:pPr>
        <w:pStyle w:val="Default"/>
        <w:jc w:val="both"/>
        <w:rPr>
          <w:sz w:val="22"/>
          <w:szCs w:val="22"/>
          <w:lang w:val="en-US"/>
        </w:rPr>
      </w:pPr>
    </w:p>
    <w:p w14:paraId="21E6B601" w14:textId="4AAC6555" w:rsidR="00135AD8" w:rsidRPr="006D424B" w:rsidRDefault="0094694D" w:rsidP="00135AD8">
      <w:pPr>
        <w:pStyle w:val="Default"/>
        <w:ind w:firstLine="360"/>
        <w:jc w:val="both"/>
        <w:rPr>
          <w:sz w:val="22"/>
          <w:szCs w:val="22"/>
          <w:lang w:val="en-US"/>
        </w:rPr>
      </w:pPr>
      <w:r w:rsidRPr="006D424B">
        <w:rPr>
          <w:sz w:val="22"/>
          <w:szCs w:val="22"/>
          <w:lang w:val="en-US"/>
        </w:rPr>
        <w:t xml:space="preserve">The purpose of this project is to </w:t>
      </w:r>
      <w:r w:rsidR="00EE1A21" w:rsidRPr="006D424B">
        <w:rPr>
          <w:sz w:val="22"/>
          <w:szCs w:val="22"/>
          <w:lang w:val="en-US"/>
        </w:rPr>
        <w:t xml:space="preserve">narrate </w:t>
      </w:r>
      <w:r w:rsidR="005144BD" w:rsidRPr="006D424B">
        <w:rPr>
          <w:sz w:val="22"/>
          <w:szCs w:val="22"/>
          <w:lang w:val="en-US"/>
        </w:rPr>
        <w:t>how recent music hits</w:t>
      </w:r>
      <w:r w:rsidR="00287376" w:rsidRPr="006D424B">
        <w:rPr>
          <w:sz w:val="22"/>
          <w:szCs w:val="22"/>
          <w:lang w:val="en-US"/>
        </w:rPr>
        <w:t xml:space="preserve"> trends</w:t>
      </w:r>
      <w:r w:rsidR="005144BD" w:rsidRPr="006D424B">
        <w:rPr>
          <w:sz w:val="22"/>
          <w:szCs w:val="22"/>
          <w:lang w:val="en-US"/>
        </w:rPr>
        <w:t xml:space="preserve"> are evolving </w:t>
      </w:r>
      <w:r w:rsidR="00287376" w:rsidRPr="006D424B">
        <w:rPr>
          <w:sz w:val="22"/>
          <w:szCs w:val="22"/>
          <w:lang w:val="en-US"/>
        </w:rPr>
        <w:t>over</w:t>
      </w:r>
      <w:r w:rsidR="005144BD" w:rsidRPr="006D424B">
        <w:rPr>
          <w:sz w:val="22"/>
          <w:szCs w:val="22"/>
          <w:lang w:val="en-US"/>
        </w:rPr>
        <w:t xml:space="preserve"> the period</w:t>
      </w:r>
      <w:r w:rsidR="00287376" w:rsidRPr="006D424B">
        <w:rPr>
          <w:sz w:val="22"/>
          <w:szCs w:val="22"/>
          <w:lang w:val="en-US"/>
        </w:rPr>
        <w:t xml:space="preserve"> from</w:t>
      </w:r>
      <w:r w:rsidR="005144BD" w:rsidRPr="006D424B">
        <w:rPr>
          <w:sz w:val="22"/>
          <w:szCs w:val="22"/>
          <w:lang w:val="en-US"/>
        </w:rPr>
        <w:t xml:space="preserve"> 2010 to 2019</w:t>
      </w:r>
      <w:r w:rsidR="00E9022C" w:rsidRPr="006D424B">
        <w:rPr>
          <w:sz w:val="22"/>
          <w:szCs w:val="22"/>
          <w:lang w:val="en-US"/>
        </w:rPr>
        <w:t xml:space="preserve">. </w:t>
      </w:r>
      <w:r w:rsidR="005228D6" w:rsidRPr="006D424B">
        <w:rPr>
          <w:sz w:val="22"/>
          <w:szCs w:val="22"/>
          <w:lang w:val="en-US"/>
        </w:rPr>
        <w:t xml:space="preserve">We divided this assignment into </w:t>
      </w:r>
      <w:r w:rsidR="004C6BC8">
        <w:rPr>
          <w:sz w:val="22"/>
          <w:szCs w:val="22"/>
          <w:lang w:val="en-US"/>
        </w:rPr>
        <w:t>5</w:t>
      </w:r>
      <w:r w:rsidR="005228D6" w:rsidRPr="006D424B">
        <w:rPr>
          <w:sz w:val="22"/>
          <w:szCs w:val="22"/>
          <w:lang w:val="en-US"/>
        </w:rPr>
        <w:t xml:space="preserve"> sections</w:t>
      </w:r>
      <w:r w:rsidR="00287CC2" w:rsidRPr="006D424B">
        <w:rPr>
          <w:sz w:val="22"/>
          <w:szCs w:val="22"/>
          <w:lang w:val="en-US"/>
        </w:rPr>
        <w:t>. The next section</w:t>
      </w:r>
      <w:r w:rsidR="002A1B81" w:rsidRPr="006D424B">
        <w:rPr>
          <w:sz w:val="22"/>
          <w:szCs w:val="22"/>
          <w:lang w:val="en-US"/>
        </w:rPr>
        <w:t xml:space="preserve"> </w:t>
      </w:r>
      <w:r w:rsidR="001F5AE6" w:rsidRPr="006D424B">
        <w:rPr>
          <w:sz w:val="22"/>
          <w:szCs w:val="22"/>
          <w:lang w:val="en-US"/>
        </w:rPr>
        <w:t>gives details on what kind of data are we using</w:t>
      </w:r>
      <w:r w:rsidR="00CE0C4D" w:rsidRPr="006D424B">
        <w:rPr>
          <w:sz w:val="22"/>
          <w:szCs w:val="22"/>
          <w:lang w:val="en-US"/>
        </w:rPr>
        <w:t xml:space="preserve"> and where have we got it from. Section 3 </w:t>
      </w:r>
      <w:r w:rsidR="00A13D99" w:rsidRPr="006D424B">
        <w:rPr>
          <w:sz w:val="22"/>
          <w:szCs w:val="22"/>
          <w:lang w:val="en-US"/>
        </w:rPr>
        <w:t>defines the</w:t>
      </w:r>
      <w:r w:rsidR="00287CC2" w:rsidRPr="006D424B">
        <w:rPr>
          <w:sz w:val="22"/>
          <w:szCs w:val="22"/>
          <w:lang w:val="en-GB"/>
        </w:rPr>
        <w:t xml:space="preserve"> </w:t>
      </w:r>
      <w:r w:rsidR="00A13D99" w:rsidRPr="006D424B">
        <w:rPr>
          <w:sz w:val="22"/>
          <w:szCs w:val="22"/>
          <w:lang w:val="en-US"/>
        </w:rPr>
        <w:t>r</w:t>
      </w:r>
      <w:r w:rsidR="00287CC2" w:rsidRPr="006D424B">
        <w:rPr>
          <w:sz w:val="22"/>
          <w:szCs w:val="22"/>
          <w:lang w:val="en-US"/>
        </w:rPr>
        <w:t xml:space="preserve">esearch </w:t>
      </w:r>
      <w:r w:rsidR="00A13D99" w:rsidRPr="006D424B">
        <w:rPr>
          <w:sz w:val="22"/>
          <w:szCs w:val="22"/>
          <w:lang w:val="en-US"/>
        </w:rPr>
        <w:t>case</w:t>
      </w:r>
      <w:r w:rsidR="00FE14B0" w:rsidRPr="006D424B">
        <w:rPr>
          <w:sz w:val="22"/>
          <w:szCs w:val="22"/>
          <w:lang w:val="en-US"/>
        </w:rPr>
        <w:t>, dividing it into manageable objectives</w:t>
      </w:r>
      <w:r w:rsidR="005F7171" w:rsidRPr="006D424B">
        <w:rPr>
          <w:sz w:val="22"/>
          <w:szCs w:val="22"/>
          <w:lang w:val="en-US"/>
        </w:rPr>
        <w:t xml:space="preserve"> aligned with the final purpose of our narrative.</w:t>
      </w:r>
      <w:r w:rsidR="005E14D3" w:rsidRPr="006D424B">
        <w:rPr>
          <w:sz w:val="22"/>
          <w:szCs w:val="22"/>
          <w:lang w:val="en-US"/>
        </w:rPr>
        <w:t xml:space="preserve"> The following section </w:t>
      </w:r>
      <w:r w:rsidR="003B3F92" w:rsidRPr="006D424B">
        <w:rPr>
          <w:sz w:val="22"/>
          <w:szCs w:val="22"/>
          <w:lang w:val="en-US"/>
        </w:rPr>
        <w:t>analyses the data</w:t>
      </w:r>
      <w:r w:rsidR="00AF7913">
        <w:rPr>
          <w:sz w:val="22"/>
          <w:szCs w:val="22"/>
          <w:lang w:val="en-US"/>
        </w:rPr>
        <w:t xml:space="preserve"> by means</w:t>
      </w:r>
      <w:r w:rsidR="0016628C" w:rsidRPr="006D424B">
        <w:rPr>
          <w:sz w:val="22"/>
          <w:szCs w:val="22"/>
          <w:lang w:val="en-US"/>
        </w:rPr>
        <w:t xml:space="preserve"> of </w:t>
      </w:r>
      <w:r w:rsidR="00307FAE">
        <w:rPr>
          <w:sz w:val="22"/>
          <w:szCs w:val="22"/>
          <w:lang w:val="en-US"/>
        </w:rPr>
        <w:t>visualizations</w:t>
      </w:r>
      <w:r w:rsidR="009E33A0">
        <w:rPr>
          <w:sz w:val="22"/>
          <w:szCs w:val="22"/>
          <w:lang w:val="en-US"/>
        </w:rPr>
        <w:t xml:space="preserve"> and</w:t>
      </w:r>
      <w:r w:rsidR="00307FAE">
        <w:rPr>
          <w:sz w:val="22"/>
          <w:szCs w:val="22"/>
          <w:lang w:val="en-US"/>
        </w:rPr>
        <w:t xml:space="preserve"> findings </w:t>
      </w:r>
      <w:r w:rsidR="003A77F3">
        <w:rPr>
          <w:sz w:val="22"/>
          <w:szCs w:val="22"/>
          <w:lang w:val="en-US"/>
        </w:rPr>
        <w:t>that emerged.</w:t>
      </w:r>
      <w:r w:rsidR="00135AD8" w:rsidRPr="006D424B">
        <w:rPr>
          <w:sz w:val="22"/>
          <w:szCs w:val="22"/>
          <w:lang w:val="en-US"/>
        </w:rPr>
        <w:t xml:space="preserve"> Finally, </w:t>
      </w:r>
      <w:r w:rsidR="00DE30DB">
        <w:rPr>
          <w:sz w:val="22"/>
          <w:szCs w:val="22"/>
          <w:lang w:val="en-US"/>
        </w:rPr>
        <w:t>S</w:t>
      </w:r>
      <w:r w:rsidR="00135AD8" w:rsidRPr="006D424B">
        <w:rPr>
          <w:sz w:val="22"/>
          <w:szCs w:val="22"/>
          <w:lang w:val="en-US"/>
        </w:rPr>
        <w:t>ection</w:t>
      </w:r>
      <w:r w:rsidR="001F7A2B">
        <w:rPr>
          <w:sz w:val="22"/>
          <w:szCs w:val="22"/>
          <w:lang w:val="en-US"/>
        </w:rPr>
        <w:t xml:space="preserve"> 5 </w:t>
      </w:r>
      <w:r w:rsidR="00FB0517">
        <w:rPr>
          <w:sz w:val="22"/>
          <w:szCs w:val="22"/>
          <w:lang w:val="en-US"/>
        </w:rPr>
        <w:t>holds</w:t>
      </w:r>
      <w:r w:rsidR="001F7A2B">
        <w:rPr>
          <w:sz w:val="22"/>
          <w:szCs w:val="22"/>
          <w:lang w:val="en-US"/>
        </w:rPr>
        <w:t xml:space="preserve"> </w:t>
      </w:r>
      <w:r w:rsidR="003F668A">
        <w:rPr>
          <w:sz w:val="22"/>
          <w:szCs w:val="22"/>
          <w:lang w:val="en-US"/>
        </w:rPr>
        <w:t>the commentary on an infographic th</w:t>
      </w:r>
      <w:r w:rsidR="00FB0517">
        <w:rPr>
          <w:sz w:val="22"/>
          <w:szCs w:val="22"/>
          <w:lang w:val="en-US"/>
        </w:rPr>
        <w:t xml:space="preserve">at has been produced </w:t>
      </w:r>
      <w:r w:rsidR="006546B8">
        <w:rPr>
          <w:sz w:val="22"/>
          <w:szCs w:val="22"/>
          <w:lang w:val="en-US"/>
        </w:rPr>
        <w:t>with the goal to</w:t>
      </w:r>
      <w:r w:rsidR="002B7F59">
        <w:rPr>
          <w:sz w:val="22"/>
          <w:szCs w:val="22"/>
          <w:lang w:val="en-US"/>
        </w:rPr>
        <w:t xml:space="preserve"> </w:t>
      </w:r>
      <w:r w:rsidR="00F05A9A">
        <w:rPr>
          <w:sz w:val="22"/>
          <w:szCs w:val="22"/>
          <w:lang w:val="en-US"/>
        </w:rPr>
        <w:t xml:space="preserve">resume the main findings </w:t>
      </w:r>
      <w:r w:rsidR="00154E43">
        <w:rPr>
          <w:sz w:val="22"/>
          <w:szCs w:val="22"/>
          <w:lang w:val="en-US"/>
        </w:rPr>
        <w:t>of</w:t>
      </w:r>
      <w:r w:rsidR="00320A38">
        <w:rPr>
          <w:sz w:val="22"/>
          <w:szCs w:val="22"/>
          <w:lang w:val="en-US"/>
        </w:rPr>
        <w:t xml:space="preserve"> the project.</w:t>
      </w:r>
    </w:p>
    <w:p w14:paraId="18A31F1D" w14:textId="2AE118A9" w:rsidR="00287CC2" w:rsidRPr="006D424B" w:rsidRDefault="00287CC2" w:rsidP="00287CC2">
      <w:pPr>
        <w:pStyle w:val="Default"/>
        <w:ind w:firstLine="360"/>
        <w:jc w:val="both"/>
        <w:rPr>
          <w:sz w:val="22"/>
          <w:szCs w:val="22"/>
          <w:lang w:val="en-US"/>
        </w:rPr>
      </w:pPr>
    </w:p>
    <w:p w14:paraId="3E6D298A" w14:textId="5BB7F7A3" w:rsidR="00CD73E5" w:rsidRPr="00CD73E5" w:rsidRDefault="00CD73E5" w:rsidP="002A6EFE">
      <w:pPr>
        <w:pStyle w:val="Heading1"/>
        <w:numPr>
          <w:ilvl w:val="0"/>
          <w:numId w:val="3"/>
        </w:numPr>
        <w:rPr>
          <w:lang w:val="en-GB"/>
        </w:rPr>
      </w:pPr>
      <w:bookmarkStart w:id="3" w:name="_Toc48299417"/>
      <w:r w:rsidRPr="00CD73E5">
        <w:rPr>
          <w:lang w:val="en-GB"/>
        </w:rPr>
        <w:t>D</w:t>
      </w:r>
      <w:r w:rsidR="002A1B81">
        <w:rPr>
          <w:lang w:val="en-GB"/>
        </w:rPr>
        <w:t>atasets definition</w:t>
      </w:r>
      <w:r w:rsidR="006D424B">
        <w:rPr>
          <w:lang w:val="en-GB"/>
        </w:rPr>
        <w:t xml:space="preserve"> &amp;</w:t>
      </w:r>
      <w:r w:rsidR="002A1B81">
        <w:rPr>
          <w:lang w:val="en-GB"/>
        </w:rPr>
        <w:t xml:space="preserve"> d</w:t>
      </w:r>
      <w:r w:rsidRPr="00CD73E5">
        <w:rPr>
          <w:lang w:val="en-GB"/>
        </w:rPr>
        <w:t>escriptio</w:t>
      </w:r>
      <w:r w:rsidR="002A1B81">
        <w:rPr>
          <w:lang w:val="en-GB"/>
        </w:rPr>
        <w:t>n</w:t>
      </w:r>
      <w:bookmarkEnd w:id="3"/>
      <w:r w:rsidRPr="00CD73E5">
        <w:rPr>
          <w:lang w:val="en-GB"/>
        </w:rPr>
        <w:t xml:space="preserve"> </w:t>
      </w:r>
    </w:p>
    <w:p w14:paraId="296572CA" w14:textId="77777777" w:rsidR="00681C34" w:rsidRDefault="00681C34" w:rsidP="00CD73E5">
      <w:pPr>
        <w:pStyle w:val="Default"/>
        <w:rPr>
          <w:sz w:val="23"/>
          <w:szCs w:val="23"/>
          <w:lang w:val="en-GB"/>
        </w:rPr>
      </w:pPr>
    </w:p>
    <w:p w14:paraId="7CA6485F" w14:textId="46ED895C" w:rsidR="00C33A31" w:rsidRPr="006D424B" w:rsidRDefault="00466CE2" w:rsidP="004061F3">
      <w:pPr>
        <w:pStyle w:val="Default"/>
        <w:ind w:firstLine="360"/>
        <w:jc w:val="both"/>
        <w:rPr>
          <w:sz w:val="22"/>
          <w:szCs w:val="22"/>
          <w:lang w:val="en-GB"/>
        </w:rPr>
      </w:pPr>
      <w:r w:rsidRPr="006D424B">
        <w:rPr>
          <w:sz w:val="22"/>
          <w:szCs w:val="22"/>
          <w:lang w:val="en-GB"/>
        </w:rPr>
        <w:t>T</w:t>
      </w:r>
      <w:r w:rsidR="0039604D" w:rsidRPr="006D424B">
        <w:rPr>
          <w:sz w:val="22"/>
          <w:szCs w:val="22"/>
          <w:lang w:val="en-GB"/>
        </w:rPr>
        <w:t xml:space="preserve">his project has been created based </w:t>
      </w:r>
      <w:r w:rsidR="00C7744E" w:rsidRPr="006D424B">
        <w:rPr>
          <w:sz w:val="22"/>
          <w:szCs w:val="22"/>
          <w:lang w:val="en-GB"/>
        </w:rPr>
        <w:t>primarily on 2 datasets: “</w:t>
      </w:r>
      <w:r w:rsidR="00C7744E" w:rsidRPr="006D424B">
        <w:rPr>
          <w:i/>
          <w:iCs/>
          <w:sz w:val="22"/>
          <w:szCs w:val="22"/>
          <w:lang w:val="en-GB"/>
        </w:rPr>
        <w:t>Top Spotify songs from 2010-</w:t>
      </w:r>
      <w:proofErr w:type="gramStart"/>
      <w:r w:rsidR="00C7744E" w:rsidRPr="006D424B">
        <w:rPr>
          <w:i/>
          <w:iCs/>
          <w:sz w:val="22"/>
          <w:szCs w:val="22"/>
          <w:lang w:val="en-GB"/>
        </w:rPr>
        <w:t>2019</w:t>
      </w:r>
      <w:r w:rsidR="00C7744E" w:rsidRPr="006D424B">
        <w:rPr>
          <w:sz w:val="22"/>
          <w:szCs w:val="22"/>
          <w:lang w:val="en-GB"/>
        </w:rPr>
        <w:t xml:space="preserve">” </w:t>
      </w:r>
      <w:r w:rsidR="003458E9">
        <w:rPr>
          <w:sz w:val="22"/>
          <w:szCs w:val="22"/>
          <w:lang w:val="en-GB"/>
        </w:rPr>
        <w:t xml:space="preserve"> </w:t>
      </w:r>
      <w:r w:rsidR="000C11BA">
        <w:rPr>
          <w:sz w:val="22"/>
          <w:szCs w:val="22"/>
          <w:lang w:val="en-GB"/>
        </w:rPr>
        <w:t>(</w:t>
      </w:r>
      <w:proofErr w:type="gramEnd"/>
      <w:r w:rsidR="000C11BA">
        <w:rPr>
          <w:sz w:val="22"/>
          <w:szCs w:val="22"/>
          <w:lang w:val="en-GB"/>
        </w:rPr>
        <w:t>Kaggle, 2020</w:t>
      </w:r>
      <w:r w:rsidR="003458E9">
        <w:rPr>
          <w:sz w:val="22"/>
          <w:szCs w:val="22"/>
          <w:lang w:val="en-GB"/>
        </w:rPr>
        <w:t>a</w:t>
      </w:r>
      <w:r w:rsidR="000C11BA">
        <w:rPr>
          <w:sz w:val="22"/>
          <w:szCs w:val="22"/>
          <w:lang w:val="en-GB"/>
        </w:rPr>
        <w:t xml:space="preserve">) </w:t>
      </w:r>
      <w:r w:rsidR="00C7744E" w:rsidRPr="006D424B">
        <w:rPr>
          <w:sz w:val="22"/>
          <w:szCs w:val="22"/>
          <w:lang w:val="en-GB"/>
        </w:rPr>
        <w:t>and “</w:t>
      </w:r>
      <w:r w:rsidR="00B40F38" w:rsidRPr="006D424B">
        <w:rPr>
          <w:i/>
          <w:iCs/>
          <w:sz w:val="22"/>
          <w:szCs w:val="22"/>
          <w:lang w:val="en-GB"/>
        </w:rPr>
        <w:t>Music artists popularity</w:t>
      </w:r>
      <w:r w:rsidR="00B40F38" w:rsidRPr="006D424B">
        <w:rPr>
          <w:sz w:val="22"/>
          <w:szCs w:val="22"/>
          <w:lang w:val="en-GB"/>
        </w:rPr>
        <w:t>”</w:t>
      </w:r>
      <w:r w:rsidR="003458E9">
        <w:rPr>
          <w:sz w:val="22"/>
          <w:szCs w:val="22"/>
          <w:lang w:val="en-GB"/>
        </w:rPr>
        <w:t xml:space="preserve"> (Kaggle, 2020b)</w:t>
      </w:r>
      <w:r w:rsidR="00A65233" w:rsidRPr="006D424B">
        <w:rPr>
          <w:sz w:val="22"/>
          <w:szCs w:val="22"/>
          <w:lang w:val="en-GB"/>
        </w:rPr>
        <w:t>.</w:t>
      </w:r>
      <w:r w:rsidR="00146FBB" w:rsidRPr="006D424B">
        <w:rPr>
          <w:sz w:val="22"/>
          <w:szCs w:val="22"/>
          <w:lang w:val="en-GB"/>
        </w:rPr>
        <w:t xml:space="preserve"> The main advantage of using </w:t>
      </w:r>
      <w:r w:rsidR="0003146F" w:rsidRPr="006D424B">
        <w:rPr>
          <w:sz w:val="22"/>
          <w:szCs w:val="22"/>
          <w:lang w:val="en-GB"/>
        </w:rPr>
        <w:t>those datasets</w:t>
      </w:r>
      <w:r w:rsidR="00146FBB" w:rsidRPr="006D424B">
        <w:rPr>
          <w:sz w:val="22"/>
          <w:szCs w:val="22"/>
          <w:lang w:val="en-GB"/>
        </w:rPr>
        <w:t xml:space="preserve"> is that it allows the extraction of </w:t>
      </w:r>
      <w:r w:rsidR="00F97970" w:rsidRPr="006D424B">
        <w:rPr>
          <w:sz w:val="22"/>
          <w:szCs w:val="22"/>
          <w:lang w:val="en-GB"/>
        </w:rPr>
        <w:t>interesting insights about both songs and artists, and the combination of those enriches the</w:t>
      </w:r>
      <w:r w:rsidR="0003146F" w:rsidRPr="006D424B">
        <w:rPr>
          <w:sz w:val="22"/>
          <w:szCs w:val="22"/>
          <w:lang w:val="en-GB"/>
        </w:rPr>
        <w:t xml:space="preserve"> narrative.</w:t>
      </w:r>
      <w:r w:rsidR="004D34E2">
        <w:rPr>
          <w:sz w:val="22"/>
          <w:szCs w:val="22"/>
          <w:lang w:val="en-GB"/>
        </w:rPr>
        <w:t xml:space="preserve"> </w:t>
      </w:r>
    </w:p>
    <w:p w14:paraId="7B49CAAE" w14:textId="77777777" w:rsidR="00192678" w:rsidRPr="006D424B" w:rsidRDefault="00192678" w:rsidP="0003146F">
      <w:pPr>
        <w:pStyle w:val="Default"/>
        <w:jc w:val="both"/>
        <w:rPr>
          <w:sz w:val="22"/>
          <w:szCs w:val="22"/>
          <w:lang w:val="en-GB"/>
        </w:rPr>
      </w:pPr>
    </w:p>
    <w:p w14:paraId="2C078E63" w14:textId="3AC83A2C" w:rsidR="007A7EAA" w:rsidRPr="006D424B" w:rsidRDefault="00192678" w:rsidP="004061F3">
      <w:pPr>
        <w:pStyle w:val="Default"/>
        <w:ind w:firstLine="360"/>
        <w:jc w:val="both"/>
        <w:rPr>
          <w:sz w:val="22"/>
          <w:szCs w:val="22"/>
          <w:lang w:val="en-GB"/>
        </w:rPr>
      </w:pPr>
      <w:r w:rsidRPr="006D424B">
        <w:rPr>
          <w:sz w:val="22"/>
          <w:szCs w:val="22"/>
          <w:lang w:val="en-GB"/>
        </w:rPr>
        <w:t>The dataset “</w:t>
      </w:r>
      <w:r w:rsidRPr="006D424B">
        <w:rPr>
          <w:i/>
          <w:iCs/>
          <w:sz w:val="22"/>
          <w:szCs w:val="22"/>
          <w:lang w:val="en-GB"/>
        </w:rPr>
        <w:t>Top Spotify songs from 2010-2019</w:t>
      </w:r>
      <w:r w:rsidRPr="006D424B">
        <w:rPr>
          <w:sz w:val="22"/>
          <w:szCs w:val="22"/>
          <w:lang w:val="en-GB"/>
        </w:rPr>
        <w:t xml:space="preserve">” </w:t>
      </w:r>
      <w:r w:rsidR="00393B32">
        <w:rPr>
          <w:sz w:val="22"/>
          <w:szCs w:val="22"/>
          <w:lang w:val="en-GB"/>
        </w:rPr>
        <w:t>(hereafter “Spotify dataset”)</w:t>
      </w:r>
      <w:r w:rsidRPr="006D424B">
        <w:rPr>
          <w:sz w:val="22"/>
          <w:szCs w:val="22"/>
          <w:lang w:val="en-GB"/>
        </w:rPr>
        <w:t xml:space="preserve"> contains</w:t>
      </w:r>
      <w:r w:rsidR="007A5025" w:rsidRPr="006D424B">
        <w:rPr>
          <w:sz w:val="22"/>
          <w:szCs w:val="22"/>
          <w:lang w:val="en-GB"/>
        </w:rPr>
        <w:t xml:space="preserve"> insightful information on </w:t>
      </w:r>
      <w:r w:rsidR="00315B11" w:rsidRPr="006D424B">
        <w:rPr>
          <w:sz w:val="22"/>
          <w:szCs w:val="22"/>
          <w:lang w:val="en-GB"/>
        </w:rPr>
        <w:t xml:space="preserve">top </w:t>
      </w:r>
      <w:r w:rsidR="00F42D64">
        <w:rPr>
          <w:sz w:val="22"/>
          <w:szCs w:val="22"/>
          <w:lang w:val="en-GB"/>
        </w:rPr>
        <w:t xml:space="preserve">10 </w:t>
      </w:r>
      <w:r w:rsidR="00315B11" w:rsidRPr="006D424B">
        <w:rPr>
          <w:sz w:val="22"/>
          <w:szCs w:val="22"/>
          <w:lang w:val="en-GB"/>
        </w:rPr>
        <w:t>hits by year, but also some technical measures of the characteristics of the songs, which we will co</w:t>
      </w:r>
      <w:r w:rsidR="000A79F9" w:rsidRPr="006D424B">
        <w:rPr>
          <w:sz w:val="22"/>
          <w:szCs w:val="22"/>
          <w:lang w:val="en-GB"/>
        </w:rPr>
        <w:t xml:space="preserve">ntrast and compare. </w:t>
      </w:r>
      <w:r w:rsidR="004A26EA" w:rsidRPr="006D424B">
        <w:rPr>
          <w:sz w:val="22"/>
          <w:szCs w:val="22"/>
          <w:lang w:val="en-GB"/>
        </w:rPr>
        <w:t>This is our core data, the basis for building our story about recent music hits</w:t>
      </w:r>
      <w:r w:rsidR="00224FFF" w:rsidRPr="006D424B">
        <w:rPr>
          <w:sz w:val="22"/>
          <w:szCs w:val="22"/>
          <w:lang w:val="en-GB"/>
        </w:rPr>
        <w:t>. The .csv file contains</w:t>
      </w:r>
      <w:r w:rsidR="00FD042B" w:rsidRPr="006D424B">
        <w:rPr>
          <w:sz w:val="22"/>
          <w:szCs w:val="22"/>
          <w:lang w:val="en-GB"/>
        </w:rPr>
        <w:t xml:space="preserve"> 14 columns and 604 rows</w:t>
      </w:r>
      <w:r w:rsidR="00CE58AD" w:rsidRPr="006D424B">
        <w:rPr>
          <w:sz w:val="22"/>
          <w:szCs w:val="22"/>
          <w:lang w:val="en-GB"/>
        </w:rPr>
        <w:t>, only one row containing missing data</w:t>
      </w:r>
      <w:r w:rsidR="002E0F84" w:rsidRPr="006D424B">
        <w:rPr>
          <w:sz w:val="22"/>
          <w:szCs w:val="22"/>
          <w:lang w:val="en-GB"/>
        </w:rPr>
        <w:t xml:space="preserve"> for some observations. </w:t>
      </w:r>
      <w:r w:rsidR="00CD73E5" w:rsidRPr="006D424B">
        <w:rPr>
          <w:sz w:val="22"/>
          <w:szCs w:val="22"/>
          <w:lang w:val="en-GB"/>
        </w:rPr>
        <w:t>Th</w:t>
      </w:r>
      <w:r w:rsidR="00255ACB" w:rsidRPr="006D424B">
        <w:rPr>
          <w:sz w:val="22"/>
          <w:szCs w:val="22"/>
          <w:lang w:val="en-GB"/>
        </w:rPr>
        <w:t>is</w:t>
      </w:r>
      <w:r w:rsidR="00CD73E5" w:rsidRPr="006D424B">
        <w:rPr>
          <w:sz w:val="22"/>
          <w:szCs w:val="22"/>
          <w:lang w:val="en-GB"/>
        </w:rPr>
        <w:t xml:space="preserve"> dataset is illustrated on the table 1.</w:t>
      </w:r>
    </w:p>
    <w:p w14:paraId="51AAAB55" w14:textId="77777777" w:rsidR="005C0003" w:rsidRPr="00E362BD" w:rsidRDefault="005C0003" w:rsidP="004061F3">
      <w:pPr>
        <w:pStyle w:val="Default"/>
        <w:ind w:firstLine="360"/>
        <w:jc w:val="both"/>
        <w:rPr>
          <w:sz w:val="23"/>
          <w:szCs w:val="23"/>
          <w:lang w:val="en-GB"/>
        </w:rPr>
      </w:pPr>
    </w:p>
    <w:p w14:paraId="22BACDFE" w14:textId="77777777" w:rsidR="00255ACB" w:rsidRPr="00E362BD" w:rsidRDefault="00255ACB" w:rsidP="002E0F84">
      <w:pPr>
        <w:pStyle w:val="Default"/>
        <w:jc w:val="both"/>
        <w:rPr>
          <w:sz w:val="23"/>
          <w:szCs w:val="23"/>
          <w:lang w:val="en-GB"/>
        </w:rPr>
      </w:pPr>
    </w:p>
    <w:p w14:paraId="2AD79226" w14:textId="4DA60A39" w:rsidR="00255ACB" w:rsidRPr="00255ACB" w:rsidRDefault="00255ACB" w:rsidP="002E0F84">
      <w:pPr>
        <w:pStyle w:val="Default"/>
        <w:jc w:val="both"/>
        <w:rPr>
          <w:color w:val="0070C0"/>
          <w:sz w:val="23"/>
          <w:szCs w:val="23"/>
          <w:lang w:val="en-GB"/>
        </w:rPr>
      </w:pPr>
      <w:r w:rsidRPr="00255ACB">
        <w:rPr>
          <w:i/>
          <w:iCs/>
          <w:color w:val="0070C0"/>
          <w:sz w:val="23"/>
          <w:szCs w:val="23"/>
          <w:lang w:val="en-GB"/>
        </w:rPr>
        <w:t>Table 1: Dataset Description: “Top Spotify songs from 2010-2019”</w:t>
      </w:r>
    </w:p>
    <w:p w14:paraId="556C685D" w14:textId="77777777" w:rsidR="00255ACB" w:rsidRPr="002E0F84" w:rsidRDefault="00255ACB" w:rsidP="002E0F84">
      <w:pPr>
        <w:pStyle w:val="Default"/>
        <w:jc w:val="both"/>
        <w:rPr>
          <w:sz w:val="23"/>
          <w:szCs w:val="23"/>
          <w:lang w:val="en-GB"/>
        </w:rPr>
      </w:pPr>
    </w:p>
    <w:tbl>
      <w:tblPr>
        <w:tblW w:w="9440" w:type="dxa"/>
        <w:tblCellMar>
          <w:left w:w="70" w:type="dxa"/>
          <w:right w:w="70" w:type="dxa"/>
        </w:tblCellMar>
        <w:tblLook w:val="04A0" w:firstRow="1" w:lastRow="0" w:firstColumn="1" w:lastColumn="0" w:noHBand="0" w:noVBand="1"/>
      </w:tblPr>
      <w:tblGrid>
        <w:gridCol w:w="1600"/>
        <w:gridCol w:w="3240"/>
        <w:gridCol w:w="1480"/>
        <w:gridCol w:w="1660"/>
        <w:gridCol w:w="1460"/>
      </w:tblGrid>
      <w:tr w:rsidR="005926EB" w:rsidRPr="005926EB" w14:paraId="02B96240" w14:textId="77777777" w:rsidTr="005926EB">
        <w:trPr>
          <w:trHeight w:val="300"/>
        </w:trPr>
        <w:tc>
          <w:tcPr>
            <w:tcW w:w="1600" w:type="dxa"/>
            <w:tcBorders>
              <w:top w:val="single" w:sz="8" w:space="0" w:color="5B9BD5"/>
              <w:left w:val="single" w:sz="8" w:space="0" w:color="5B9BD5"/>
              <w:bottom w:val="single" w:sz="8" w:space="0" w:color="5B9BD5"/>
              <w:right w:val="single" w:sz="8" w:space="0" w:color="5B9BD5"/>
            </w:tcBorders>
            <w:shd w:val="clear" w:color="auto" w:fill="auto"/>
            <w:noWrap/>
            <w:vAlign w:val="center"/>
            <w:hideMark/>
          </w:tcPr>
          <w:p w14:paraId="06CFCE21" w14:textId="77777777" w:rsidR="005926EB" w:rsidRPr="005926EB" w:rsidRDefault="005926EB" w:rsidP="005926EB">
            <w:pPr>
              <w:spacing w:after="0" w:line="240" w:lineRule="auto"/>
              <w:jc w:val="center"/>
              <w:rPr>
                <w:rFonts w:ascii="Calibri" w:eastAsia="Times New Roman" w:hAnsi="Calibri" w:cs="Calibri"/>
                <w:b/>
                <w:bCs/>
                <w:color w:val="000000"/>
                <w:lang w:val="es-ES" w:eastAsia="es-ES"/>
              </w:rPr>
            </w:pPr>
            <w:proofErr w:type="spellStart"/>
            <w:r w:rsidRPr="005926EB">
              <w:rPr>
                <w:rFonts w:ascii="Calibri" w:eastAsia="Times New Roman" w:hAnsi="Calibri" w:cs="Calibri"/>
                <w:b/>
                <w:bCs/>
                <w:color w:val="000000"/>
                <w:lang w:val="es-ES" w:eastAsia="es-ES"/>
              </w:rPr>
              <w:t>Column</w:t>
            </w:r>
            <w:proofErr w:type="spellEnd"/>
            <w:r w:rsidRPr="005926EB">
              <w:rPr>
                <w:rFonts w:ascii="Calibri" w:eastAsia="Times New Roman" w:hAnsi="Calibri" w:cs="Calibri"/>
                <w:b/>
                <w:bCs/>
                <w:color w:val="000000"/>
                <w:lang w:val="es-ES" w:eastAsia="es-ES"/>
              </w:rPr>
              <w:t xml:space="preserve"> </w:t>
            </w:r>
            <w:proofErr w:type="spellStart"/>
            <w:r w:rsidRPr="005926EB">
              <w:rPr>
                <w:rFonts w:ascii="Calibri" w:eastAsia="Times New Roman" w:hAnsi="Calibri" w:cs="Calibri"/>
                <w:b/>
                <w:bCs/>
                <w:color w:val="000000"/>
                <w:lang w:val="es-ES" w:eastAsia="es-ES"/>
              </w:rPr>
              <w:t>name</w:t>
            </w:r>
            <w:proofErr w:type="spellEnd"/>
          </w:p>
        </w:tc>
        <w:tc>
          <w:tcPr>
            <w:tcW w:w="3240" w:type="dxa"/>
            <w:tcBorders>
              <w:top w:val="single" w:sz="8" w:space="0" w:color="5B9BD5"/>
              <w:left w:val="single" w:sz="4" w:space="0" w:color="5B9BD5"/>
              <w:bottom w:val="single" w:sz="8" w:space="0" w:color="5B9BD5"/>
              <w:right w:val="single" w:sz="8" w:space="0" w:color="5B9BD5"/>
            </w:tcBorders>
            <w:shd w:val="clear" w:color="auto" w:fill="auto"/>
            <w:noWrap/>
            <w:vAlign w:val="center"/>
            <w:hideMark/>
          </w:tcPr>
          <w:p w14:paraId="6D238654" w14:textId="77777777" w:rsidR="005926EB" w:rsidRPr="005926EB" w:rsidRDefault="005926EB" w:rsidP="005926EB">
            <w:pPr>
              <w:spacing w:after="0" w:line="240" w:lineRule="auto"/>
              <w:jc w:val="center"/>
              <w:rPr>
                <w:rFonts w:ascii="Calibri" w:eastAsia="Times New Roman" w:hAnsi="Calibri" w:cs="Calibri"/>
                <w:b/>
                <w:bCs/>
                <w:color w:val="000000"/>
                <w:lang w:val="es-ES" w:eastAsia="es-ES"/>
              </w:rPr>
            </w:pPr>
            <w:proofErr w:type="spellStart"/>
            <w:r w:rsidRPr="005926EB">
              <w:rPr>
                <w:rFonts w:ascii="Calibri" w:eastAsia="Times New Roman" w:hAnsi="Calibri" w:cs="Calibri"/>
                <w:b/>
                <w:bCs/>
                <w:color w:val="000000"/>
                <w:lang w:val="es-ES" w:eastAsia="es-ES"/>
              </w:rPr>
              <w:t>Column</w:t>
            </w:r>
            <w:proofErr w:type="spellEnd"/>
            <w:r w:rsidRPr="005926EB">
              <w:rPr>
                <w:rFonts w:ascii="Calibri" w:eastAsia="Times New Roman" w:hAnsi="Calibri" w:cs="Calibri"/>
                <w:b/>
                <w:bCs/>
                <w:color w:val="000000"/>
                <w:lang w:val="es-ES" w:eastAsia="es-ES"/>
              </w:rPr>
              <w:t xml:space="preserve"> </w:t>
            </w:r>
            <w:proofErr w:type="spellStart"/>
            <w:r w:rsidRPr="005926EB">
              <w:rPr>
                <w:rFonts w:ascii="Calibri" w:eastAsia="Times New Roman" w:hAnsi="Calibri" w:cs="Calibri"/>
                <w:b/>
                <w:bCs/>
                <w:color w:val="000000"/>
                <w:lang w:val="es-ES" w:eastAsia="es-ES"/>
              </w:rPr>
              <w:t>description</w:t>
            </w:r>
            <w:proofErr w:type="spellEnd"/>
          </w:p>
        </w:tc>
        <w:tc>
          <w:tcPr>
            <w:tcW w:w="1480" w:type="dxa"/>
            <w:tcBorders>
              <w:top w:val="single" w:sz="8" w:space="0" w:color="5B9BD5"/>
              <w:left w:val="single" w:sz="4" w:space="0" w:color="5B9BD5"/>
              <w:bottom w:val="single" w:sz="8" w:space="0" w:color="5B9BD5"/>
              <w:right w:val="single" w:sz="8" w:space="0" w:color="5B9BD5"/>
            </w:tcBorders>
            <w:shd w:val="clear" w:color="auto" w:fill="auto"/>
            <w:noWrap/>
            <w:vAlign w:val="center"/>
            <w:hideMark/>
          </w:tcPr>
          <w:p w14:paraId="06E52327" w14:textId="77777777" w:rsidR="005926EB" w:rsidRPr="005926EB" w:rsidRDefault="005926EB" w:rsidP="005926EB">
            <w:pPr>
              <w:spacing w:after="0" w:line="240" w:lineRule="auto"/>
              <w:jc w:val="center"/>
              <w:rPr>
                <w:rFonts w:ascii="Calibri" w:eastAsia="Times New Roman" w:hAnsi="Calibri" w:cs="Calibri"/>
                <w:b/>
                <w:bCs/>
                <w:color w:val="000000"/>
                <w:lang w:val="es-ES" w:eastAsia="es-ES"/>
              </w:rPr>
            </w:pPr>
            <w:r w:rsidRPr="005926EB">
              <w:rPr>
                <w:rFonts w:ascii="Calibri" w:eastAsia="Times New Roman" w:hAnsi="Calibri" w:cs="Calibri"/>
                <w:b/>
                <w:bCs/>
                <w:color w:val="000000"/>
                <w:lang w:val="es-ES" w:eastAsia="es-ES"/>
              </w:rPr>
              <w:t xml:space="preserve">Data </w:t>
            </w:r>
            <w:proofErr w:type="spellStart"/>
            <w:r w:rsidRPr="005926EB">
              <w:rPr>
                <w:rFonts w:ascii="Calibri" w:eastAsia="Times New Roman" w:hAnsi="Calibri" w:cs="Calibri"/>
                <w:b/>
                <w:bCs/>
                <w:color w:val="000000"/>
                <w:lang w:val="es-ES" w:eastAsia="es-ES"/>
              </w:rPr>
              <w:t>type</w:t>
            </w:r>
            <w:proofErr w:type="spellEnd"/>
          </w:p>
        </w:tc>
        <w:tc>
          <w:tcPr>
            <w:tcW w:w="1660" w:type="dxa"/>
            <w:tcBorders>
              <w:top w:val="single" w:sz="8" w:space="0" w:color="5B9BD5"/>
              <w:left w:val="single" w:sz="4" w:space="0" w:color="5B9BD5"/>
              <w:bottom w:val="single" w:sz="8" w:space="0" w:color="5B9BD5"/>
              <w:right w:val="single" w:sz="8" w:space="0" w:color="5B9BD5"/>
            </w:tcBorders>
            <w:shd w:val="clear" w:color="auto" w:fill="auto"/>
            <w:noWrap/>
            <w:vAlign w:val="center"/>
            <w:hideMark/>
          </w:tcPr>
          <w:p w14:paraId="1F825288" w14:textId="77777777" w:rsidR="005926EB" w:rsidRPr="005926EB" w:rsidRDefault="005926EB" w:rsidP="005926EB">
            <w:pPr>
              <w:spacing w:after="0" w:line="240" w:lineRule="auto"/>
              <w:jc w:val="center"/>
              <w:rPr>
                <w:rFonts w:ascii="Calibri" w:eastAsia="Times New Roman" w:hAnsi="Calibri" w:cs="Calibri"/>
                <w:b/>
                <w:bCs/>
                <w:color w:val="000000"/>
                <w:lang w:val="es-ES" w:eastAsia="es-ES"/>
              </w:rPr>
            </w:pPr>
            <w:proofErr w:type="spellStart"/>
            <w:r w:rsidRPr="005926EB">
              <w:rPr>
                <w:rFonts w:ascii="Calibri" w:eastAsia="Times New Roman" w:hAnsi="Calibri" w:cs="Calibri"/>
                <w:b/>
                <w:bCs/>
                <w:color w:val="000000"/>
                <w:lang w:val="es-ES" w:eastAsia="es-ES"/>
              </w:rPr>
              <w:t>Range</w:t>
            </w:r>
            <w:proofErr w:type="spellEnd"/>
          </w:p>
        </w:tc>
        <w:tc>
          <w:tcPr>
            <w:tcW w:w="1460" w:type="dxa"/>
            <w:tcBorders>
              <w:top w:val="single" w:sz="8" w:space="0" w:color="5B9BD5"/>
              <w:left w:val="single" w:sz="4" w:space="0" w:color="5B9BD5"/>
              <w:bottom w:val="single" w:sz="8" w:space="0" w:color="5B9BD5"/>
              <w:right w:val="single" w:sz="8" w:space="0" w:color="5B9BD5"/>
            </w:tcBorders>
            <w:shd w:val="clear" w:color="auto" w:fill="auto"/>
            <w:noWrap/>
            <w:vAlign w:val="center"/>
            <w:hideMark/>
          </w:tcPr>
          <w:p w14:paraId="65A4EA32" w14:textId="77777777" w:rsidR="005926EB" w:rsidRPr="005926EB" w:rsidRDefault="005926EB" w:rsidP="005926EB">
            <w:pPr>
              <w:spacing w:after="0" w:line="240" w:lineRule="auto"/>
              <w:jc w:val="center"/>
              <w:rPr>
                <w:rFonts w:ascii="Calibri" w:eastAsia="Times New Roman" w:hAnsi="Calibri" w:cs="Calibri"/>
                <w:b/>
                <w:bCs/>
                <w:color w:val="000000"/>
                <w:lang w:val="es-ES" w:eastAsia="es-ES"/>
              </w:rPr>
            </w:pPr>
            <w:r w:rsidRPr="005926EB">
              <w:rPr>
                <w:rFonts w:ascii="Calibri" w:eastAsia="Times New Roman" w:hAnsi="Calibri" w:cs="Calibri"/>
                <w:b/>
                <w:bCs/>
                <w:color w:val="000000"/>
                <w:lang w:val="es-ES" w:eastAsia="es-ES"/>
              </w:rPr>
              <w:t xml:space="preserve">% </w:t>
            </w:r>
            <w:proofErr w:type="spellStart"/>
            <w:r w:rsidRPr="005926EB">
              <w:rPr>
                <w:rFonts w:ascii="Calibri" w:eastAsia="Times New Roman" w:hAnsi="Calibri" w:cs="Calibri"/>
                <w:b/>
                <w:bCs/>
                <w:color w:val="000000"/>
                <w:lang w:val="es-ES" w:eastAsia="es-ES"/>
              </w:rPr>
              <w:t>missing</w:t>
            </w:r>
            <w:proofErr w:type="spellEnd"/>
            <w:r w:rsidRPr="005926EB">
              <w:rPr>
                <w:rFonts w:ascii="Calibri" w:eastAsia="Times New Roman" w:hAnsi="Calibri" w:cs="Calibri"/>
                <w:b/>
                <w:bCs/>
                <w:color w:val="000000"/>
                <w:lang w:val="es-ES" w:eastAsia="es-ES"/>
              </w:rPr>
              <w:t xml:space="preserve"> data</w:t>
            </w:r>
          </w:p>
        </w:tc>
      </w:tr>
      <w:tr w:rsidR="005926EB" w:rsidRPr="005926EB" w14:paraId="6F016195" w14:textId="77777777" w:rsidTr="005926EB">
        <w:trPr>
          <w:trHeight w:val="880"/>
        </w:trPr>
        <w:tc>
          <w:tcPr>
            <w:tcW w:w="1600" w:type="dxa"/>
            <w:tcBorders>
              <w:top w:val="single" w:sz="4" w:space="0" w:color="5B9BD5"/>
              <w:left w:val="single" w:sz="8" w:space="0" w:color="5B9BD5"/>
              <w:bottom w:val="single" w:sz="8" w:space="0" w:color="5B9BD5"/>
              <w:right w:val="single" w:sz="8" w:space="0" w:color="5B9BD5"/>
            </w:tcBorders>
            <w:shd w:val="clear" w:color="000000" w:fill="DDEBF7"/>
            <w:noWrap/>
            <w:vAlign w:val="center"/>
            <w:hideMark/>
          </w:tcPr>
          <w:p w14:paraId="1CFADBD0" w14:textId="77777777" w:rsidR="005926EB" w:rsidRPr="005926EB" w:rsidRDefault="005926EB" w:rsidP="005926EB">
            <w:pPr>
              <w:spacing w:after="0" w:line="240" w:lineRule="auto"/>
              <w:jc w:val="center"/>
              <w:rPr>
                <w:rFonts w:ascii="Calibri" w:eastAsia="Times New Roman" w:hAnsi="Calibri" w:cs="Calibri"/>
                <w:b/>
                <w:bCs/>
                <w:color w:val="C00000"/>
                <w:lang w:val="es-ES" w:eastAsia="es-ES"/>
              </w:rPr>
            </w:pPr>
            <w:r w:rsidRPr="005926EB">
              <w:rPr>
                <w:rFonts w:ascii="Calibri" w:eastAsia="Times New Roman" w:hAnsi="Calibri" w:cs="Calibri"/>
                <w:b/>
                <w:bCs/>
                <w:color w:val="C00000"/>
                <w:lang w:val="es-ES" w:eastAsia="es-ES"/>
              </w:rPr>
              <w:t>(</w:t>
            </w:r>
            <w:proofErr w:type="spellStart"/>
            <w:r w:rsidRPr="005926EB">
              <w:rPr>
                <w:rFonts w:ascii="Calibri" w:eastAsia="Times New Roman" w:hAnsi="Calibri" w:cs="Calibri"/>
                <w:b/>
                <w:bCs/>
                <w:color w:val="C00000"/>
                <w:lang w:val="es-ES" w:eastAsia="es-ES"/>
              </w:rPr>
              <w:t>blank</w:t>
            </w:r>
            <w:proofErr w:type="spellEnd"/>
            <w:r w:rsidRPr="005926EB">
              <w:rPr>
                <w:rFonts w:ascii="Calibri" w:eastAsia="Times New Roman" w:hAnsi="Calibri" w:cs="Calibri"/>
                <w:b/>
                <w:bCs/>
                <w:color w:val="C00000"/>
                <w:lang w:val="es-ES" w:eastAsia="es-ES"/>
              </w:rPr>
              <w:t>)</w:t>
            </w:r>
          </w:p>
        </w:tc>
        <w:tc>
          <w:tcPr>
            <w:tcW w:w="3240" w:type="dxa"/>
            <w:tcBorders>
              <w:top w:val="single" w:sz="4" w:space="0" w:color="5B9BD5"/>
              <w:left w:val="single" w:sz="4" w:space="0" w:color="5B9BD5"/>
              <w:bottom w:val="single" w:sz="8" w:space="0" w:color="5B9BD5"/>
              <w:right w:val="single" w:sz="8" w:space="0" w:color="5B9BD5"/>
            </w:tcBorders>
            <w:shd w:val="clear" w:color="000000" w:fill="DDEBF7"/>
            <w:vAlign w:val="center"/>
            <w:hideMark/>
          </w:tcPr>
          <w:p w14:paraId="5ECF74A2" w14:textId="77777777" w:rsidR="005926EB" w:rsidRPr="005926EB" w:rsidRDefault="005926EB" w:rsidP="005926EB">
            <w:pPr>
              <w:spacing w:after="0" w:line="240" w:lineRule="auto"/>
              <w:jc w:val="center"/>
              <w:rPr>
                <w:rFonts w:ascii="Calibri" w:eastAsia="Times New Roman" w:hAnsi="Calibri" w:cs="Calibri"/>
                <w:color w:val="000000"/>
                <w:lang w:val="es-ES" w:eastAsia="es-ES"/>
              </w:rPr>
            </w:pPr>
            <w:r w:rsidRPr="005926EB">
              <w:rPr>
                <w:rFonts w:ascii="Calibri" w:eastAsia="Times New Roman" w:hAnsi="Calibri" w:cs="Calibri"/>
                <w:color w:val="000000"/>
                <w:lang w:val="en-GB" w:eastAsia="es-ES"/>
              </w:rPr>
              <w:t>column number</w:t>
            </w:r>
          </w:p>
        </w:tc>
        <w:tc>
          <w:tcPr>
            <w:tcW w:w="1480" w:type="dxa"/>
            <w:tcBorders>
              <w:top w:val="single" w:sz="4" w:space="0" w:color="5B9BD5"/>
              <w:left w:val="single" w:sz="4" w:space="0" w:color="5B9BD5"/>
              <w:bottom w:val="single" w:sz="8" w:space="0" w:color="5B9BD5"/>
              <w:right w:val="single" w:sz="8" w:space="0" w:color="5B9BD5"/>
            </w:tcBorders>
            <w:shd w:val="clear" w:color="DDEBF7" w:fill="DDEBF7"/>
            <w:vAlign w:val="center"/>
            <w:hideMark/>
          </w:tcPr>
          <w:p w14:paraId="57BA52ED" w14:textId="77777777" w:rsidR="005926EB" w:rsidRPr="005926EB" w:rsidRDefault="005926EB" w:rsidP="005926EB">
            <w:pPr>
              <w:spacing w:after="0" w:line="240" w:lineRule="auto"/>
              <w:jc w:val="center"/>
              <w:rPr>
                <w:rFonts w:ascii="Calibri" w:eastAsia="Times New Roman" w:hAnsi="Calibri" w:cs="Calibri"/>
                <w:color w:val="000000"/>
                <w:lang w:val="es-ES" w:eastAsia="es-ES"/>
              </w:rPr>
            </w:pPr>
            <w:proofErr w:type="spellStart"/>
            <w:r w:rsidRPr="005926EB">
              <w:rPr>
                <w:rFonts w:ascii="Calibri" w:eastAsia="Times New Roman" w:hAnsi="Calibri" w:cs="Calibri"/>
                <w:color w:val="000000"/>
                <w:lang w:val="es-ES" w:eastAsia="es-ES"/>
              </w:rPr>
              <w:t>numeric</w:t>
            </w:r>
            <w:proofErr w:type="spellEnd"/>
            <w:r w:rsidRPr="005926EB">
              <w:rPr>
                <w:rFonts w:ascii="Calibri" w:eastAsia="Times New Roman" w:hAnsi="Calibri" w:cs="Calibri"/>
                <w:color w:val="000000"/>
                <w:lang w:val="es-ES" w:eastAsia="es-ES"/>
              </w:rPr>
              <w:t xml:space="preserve"> - ordinal - </w:t>
            </w:r>
            <w:proofErr w:type="spellStart"/>
            <w:r w:rsidRPr="005926EB">
              <w:rPr>
                <w:rFonts w:ascii="Calibri" w:eastAsia="Times New Roman" w:hAnsi="Calibri" w:cs="Calibri"/>
                <w:color w:val="000000"/>
                <w:lang w:val="es-ES" w:eastAsia="es-ES"/>
              </w:rPr>
              <w:t>discrete</w:t>
            </w:r>
            <w:proofErr w:type="spellEnd"/>
          </w:p>
        </w:tc>
        <w:tc>
          <w:tcPr>
            <w:tcW w:w="1660" w:type="dxa"/>
            <w:tcBorders>
              <w:top w:val="single" w:sz="4" w:space="0" w:color="5B9BD5"/>
              <w:left w:val="single" w:sz="4" w:space="0" w:color="5B9BD5"/>
              <w:bottom w:val="single" w:sz="8" w:space="0" w:color="5B9BD5"/>
              <w:right w:val="single" w:sz="8" w:space="0" w:color="5B9BD5"/>
            </w:tcBorders>
            <w:shd w:val="clear" w:color="000000" w:fill="DDEBF7"/>
            <w:vAlign w:val="center"/>
            <w:hideMark/>
          </w:tcPr>
          <w:p w14:paraId="220C3367" w14:textId="77777777" w:rsidR="005926EB" w:rsidRPr="005926EB" w:rsidRDefault="005926EB" w:rsidP="005926EB">
            <w:pPr>
              <w:spacing w:after="0" w:line="240" w:lineRule="auto"/>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0 - 603</w:t>
            </w:r>
          </w:p>
        </w:tc>
        <w:tc>
          <w:tcPr>
            <w:tcW w:w="1460" w:type="dxa"/>
            <w:tcBorders>
              <w:top w:val="single" w:sz="4" w:space="0" w:color="5B9BD5"/>
              <w:left w:val="single" w:sz="4" w:space="0" w:color="5B9BD5"/>
              <w:bottom w:val="single" w:sz="8" w:space="0" w:color="5B9BD5"/>
              <w:right w:val="single" w:sz="8" w:space="0" w:color="5B9BD5"/>
            </w:tcBorders>
            <w:shd w:val="clear" w:color="000000" w:fill="DDEBF7"/>
            <w:noWrap/>
            <w:vAlign w:val="center"/>
            <w:hideMark/>
          </w:tcPr>
          <w:p w14:paraId="491CC012" w14:textId="77777777" w:rsidR="005926EB" w:rsidRPr="005926EB" w:rsidRDefault="005926EB" w:rsidP="005926EB">
            <w:pPr>
              <w:spacing w:after="0" w:line="240" w:lineRule="auto"/>
              <w:jc w:val="right"/>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0</w:t>
            </w:r>
          </w:p>
        </w:tc>
      </w:tr>
      <w:tr w:rsidR="005926EB" w:rsidRPr="005926EB" w14:paraId="21F890CD" w14:textId="77777777" w:rsidTr="005926EB">
        <w:trPr>
          <w:trHeight w:val="880"/>
        </w:trPr>
        <w:tc>
          <w:tcPr>
            <w:tcW w:w="1600" w:type="dxa"/>
            <w:tcBorders>
              <w:top w:val="single" w:sz="4" w:space="0" w:color="5B9BD5"/>
              <w:left w:val="single" w:sz="8" w:space="0" w:color="5B9BD5"/>
              <w:bottom w:val="single" w:sz="8" w:space="0" w:color="5B9BD5"/>
              <w:right w:val="single" w:sz="8" w:space="0" w:color="5B9BD5"/>
            </w:tcBorders>
            <w:shd w:val="clear" w:color="000000" w:fill="FFFFFF"/>
            <w:noWrap/>
            <w:vAlign w:val="center"/>
            <w:hideMark/>
          </w:tcPr>
          <w:p w14:paraId="23097250" w14:textId="77777777" w:rsidR="005926EB" w:rsidRPr="005926EB" w:rsidRDefault="005926EB" w:rsidP="005926EB">
            <w:pPr>
              <w:spacing w:after="0" w:line="240" w:lineRule="auto"/>
              <w:jc w:val="center"/>
              <w:rPr>
                <w:rFonts w:ascii="Calibri" w:eastAsia="Times New Roman" w:hAnsi="Calibri" w:cs="Calibri"/>
                <w:b/>
                <w:bCs/>
                <w:color w:val="C00000"/>
                <w:lang w:val="es-ES" w:eastAsia="es-ES"/>
              </w:rPr>
            </w:pPr>
            <w:proofErr w:type="spellStart"/>
            <w:r w:rsidRPr="005926EB">
              <w:rPr>
                <w:rFonts w:ascii="Calibri" w:eastAsia="Times New Roman" w:hAnsi="Calibri" w:cs="Calibri"/>
                <w:b/>
                <w:bCs/>
                <w:color w:val="C00000"/>
                <w:lang w:val="es-ES" w:eastAsia="es-ES"/>
              </w:rPr>
              <w:t>title</w:t>
            </w:r>
            <w:proofErr w:type="spellEnd"/>
          </w:p>
        </w:tc>
        <w:tc>
          <w:tcPr>
            <w:tcW w:w="3240" w:type="dxa"/>
            <w:tcBorders>
              <w:top w:val="single" w:sz="4" w:space="0" w:color="5B9BD5"/>
              <w:left w:val="single" w:sz="4" w:space="0" w:color="5B9BD5"/>
              <w:bottom w:val="single" w:sz="8" w:space="0" w:color="5B9BD5"/>
              <w:right w:val="single" w:sz="8" w:space="0" w:color="5B9BD5"/>
            </w:tcBorders>
            <w:shd w:val="clear" w:color="auto" w:fill="auto"/>
            <w:vAlign w:val="center"/>
            <w:hideMark/>
          </w:tcPr>
          <w:p w14:paraId="3C73312B" w14:textId="77777777" w:rsidR="005926EB" w:rsidRPr="005926EB" w:rsidRDefault="005926EB" w:rsidP="005926EB">
            <w:pPr>
              <w:spacing w:after="0" w:line="240" w:lineRule="auto"/>
              <w:jc w:val="center"/>
              <w:rPr>
                <w:rFonts w:ascii="Calibri" w:eastAsia="Times New Roman" w:hAnsi="Calibri" w:cs="Calibri"/>
                <w:color w:val="000000"/>
                <w:lang w:val="es-ES" w:eastAsia="es-ES"/>
              </w:rPr>
            </w:pPr>
            <w:proofErr w:type="spellStart"/>
            <w:r w:rsidRPr="005926EB">
              <w:rPr>
                <w:rFonts w:ascii="Calibri" w:eastAsia="Times New Roman" w:hAnsi="Calibri" w:cs="Calibri"/>
                <w:color w:val="000000"/>
                <w:lang w:val="es-ES" w:eastAsia="es-ES"/>
              </w:rPr>
              <w:t>Song</w:t>
            </w:r>
            <w:proofErr w:type="spellEnd"/>
            <w:r w:rsidRPr="005926EB">
              <w:rPr>
                <w:rFonts w:ascii="Calibri" w:eastAsia="Times New Roman" w:hAnsi="Calibri" w:cs="Calibri"/>
                <w:color w:val="000000"/>
                <w:lang w:val="es-ES" w:eastAsia="es-ES"/>
              </w:rPr>
              <w:t xml:space="preserve"> </w:t>
            </w:r>
            <w:proofErr w:type="spellStart"/>
            <w:r w:rsidRPr="005926EB">
              <w:rPr>
                <w:rFonts w:ascii="Calibri" w:eastAsia="Times New Roman" w:hAnsi="Calibri" w:cs="Calibri"/>
                <w:color w:val="000000"/>
                <w:lang w:val="es-ES" w:eastAsia="es-ES"/>
              </w:rPr>
              <w:t>title</w:t>
            </w:r>
            <w:proofErr w:type="spellEnd"/>
          </w:p>
        </w:tc>
        <w:tc>
          <w:tcPr>
            <w:tcW w:w="1480" w:type="dxa"/>
            <w:tcBorders>
              <w:top w:val="single" w:sz="4" w:space="0" w:color="5B9BD5"/>
              <w:left w:val="single" w:sz="4" w:space="0" w:color="5B9BD5"/>
              <w:bottom w:val="single" w:sz="8" w:space="0" w:color="5B9BD5"/>
              <w:right w:val="single" w:sz="8" w:space="0" w:color="5B9BD5"/>
            </w:tcBorders>
            <w:shd w:val="clear" w:color="auto" w:fill="auto"/>
            <w:vAlign w:val="center"/>
            <w:hideMark/>
          </w:tcPr>
          <w:p w14:paraId="2A320AC0" w14:textId="77777777" w:rsidR="005926EB" w:rsidRPr="005926EB" w:rsidRDefault="005926EB" w:rsidP="005926EB">
            <w:pPr>
              <w:spacing w:after="0" w:line="240" w:lineRule="auto"/>
              <w:jc w:val="center"/>
              <w:rPr>
                <w:rFonts w:ascii="Calibri" w:eastAsia="Times New Roman" w:hAnsi="Calibri" w:cs="Calibri"/>
                <w:color w:val="000000"/>
                <w:lang w:val="es-ES" w:eastAsia="es-ES"/>
              </w:rPr>
            </w:pPr>
            <w:proofErr w:type="spellStart"/>
            <w:r w:rsidRPr="005926EB">
              <w:rPr>
                <w:rFonts w:ascii="Calibri" w:eastAsia="Times New Roman" w:hAnsi="Calibri" w:cs="Calibri"/>
                <w:color w:val="000000"/>
                <w:lang w:val="es-ES" w:eastAsia="es-ES"/>
              </w:rPr>
              <w:t>character</w:t>
            </w:r>
            <w:proofErr w:type="spellEnd"/>
            <w:r w:rsidRPr="005926EB">
              <w:rPr>
                <w:rFonts w:ascii="Calibri" w:eastAsia="Times New Roman" w:hAnsi="Calibri" w:cs="Calibri"/>
                <w:color w:val="000000"/>
                <w:lang w:val="es-ES" w:eastAsia="es-ES"/>
              </w:rPr>
              <w:t xml:space="preserve"> - nominal - </w:t>
            </w:r>
            <w:proofErr w:type="spellStart"/>
            <w:r w:rsidRPr="005926EB">
              <w:rPr>
                <w:rFonts w:ascii="Calibri" w:eastAsia="Times New Roman" w:hAnsi="Calibri" w:cs="Calibri"/>
                <w:color w:val="000000"/>
                <w:lang w:val="es-ES" w:eastAsia="es-ES"/>
              </w:rPr>
              <w:t>categorical</w:t>
            </w:r>
            <w:proofErr w:type="spellEnd"/>
          </w:p>
        </w:tc>
        <w:tc>
          <w:tcPr>
            <w:tcW w:w="1660" w:type="dxa"/>
            <w:tcBorders>
              <w:top w:val="single" w:sz="4" w:space="0" w:color="5B9BD5"/>
              <w:left w:val="single" w:sz="4" w:space="0" w:color="5B9BD5"/>
              <w:bottom w:val="single" w:sz="8" w:space="0" w:color="5B9BD5"/>
              <w:right w:val="single" w:sz="8" w:space="0" w:color="5B9BD5"/>
            </w:tcBorders>
            <w:shd w:val="clear" w:color="auto" w:fill="auto"/>
            <w:vAlign w:val="center"/>
            <w:hideMark/>
          </w:tcPr>
          <w:p w14:paraId="5CD33034" w14:textId="77777777" w:rsidR="005926EB" w:rsidRPr="005926EB" w:rsidRDefault="005926EB" w:rsidP="005926EB">
            <w:pPr>
              <w:spacing w:after="0" w:line="240" w:lineRule="auto"/>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 xml:space="preserve">584 </w:t>
            </w:r>
            <w:proofErr w:type="spellStart"/>
            <w:r w:rsidRPr="005926EB">
              <w:rPr>
                <w:rFonts w:ascii="Calibri" w:eastAsia="Times New Roman" w:hAnsi="Calibri" w:cs="Calibri"/>
                <w:color w:val="000000"/>
                <w:lang w:val="es-ES" w:eastAsia="es-ES"/>
              </w:rPr>
              <w:t>different</w:t>
            </w:r>
            <w:proofErr w:type="spellEnd"/>
            <w:r w:rsidRPr="005926EB">
              <w:rPr>
                <w:rFonts w:ascii="Calibri" w:eastAsia="Times New Roman" w:hAnsi="Calibri" w:cs="Calibri"/>
                <w:color w:val="000000"/>
                <w:lang w:val="es-ES" w:eastAsia="es-ES"/>
              </w:rPr>
              <w:t xml:space="preserve"> </w:t>
            </w:r>
            <w:proofErr w:type="spellStart"/>
            <w:r w:rsidRPr="005926EB">
              <w:rPr>
                <w:rFonts w:ascii="Calibri" w:eastAsia="Times New Roman" w:hAnsi="Calibri" w:cs="Calibri"/>
                <w:color w:val="000000"/>
                <w:lang w:val="es-ES" w:eastAsia="es-ES"/>
              </w:rPr>
              <w:t>categories</w:t>
            </w:r>
            <w:proofErr w:type="spellEnd"/>
          </w:p>
        </w:tc>
        <w:tc>
          <w:tcPr>
            <w:tcW w:w="1460" w:type="dxa"/>
            <w:tcBorders>
              <w:top w:val="single" w:sz="4" w:space="0" w:color="5B9BD5"/>
              <w:left w:val="single" w:sz="4" w:space="0" w:color="5B9BD5"/>
              <w:bottom w:val="single" w:sz="8" w:space="0" w:color="5B9BD5"/>
              <w:right w:val="single" w:sz="8" w:space="0" w:color="5B9BD5"/>
            </w:tcBorders>
            <w:shd w:val="clear" w:color="auto" w:fill="auto"/>
            <w:noWrap/>
            <w:vAlign w:val="center"/>
            <w:hideMark/>
          </w:tcPr>
          <w:p w14:paraId="2CED2D88" w14:textId="77777777" w:rsidR="005926EB" w:rsidRPr="005926EB" w:rsidRDefault="005926EB" w:rsidP="005926EB">
            <w:pPr>
              <w:spacing w:after="0" w:line="240" w:lineRule="auto"/>
              <w:jc w:val="right"/>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0</w:t>
            </w:r>
          </w:p>
        </w:tc>
      </w:tr>
      <w:tr w:rsidR="005926EB" w:rsidRPr="005926EB" w14:paraId="108D2B4C" w14:textId="77777777" w:rsidTr="005926EB">
        <w:trPr>
          <w:trHeight w:val="880"/>
        </w:trPr>
        <w:tc>
          <w:tcPr>
            <w:tcW w:w="1600" w:type="dxa"/>
            <w:tcBorders>
              <w:top w:val="single" w:sz="4" w:space="0" w:color="5B9BD5"/>
              <w:left w:val="single" w:sz="8" w:space="0" w:color="5B9BD5"/>
              <w:bottom w:val="single" w:sz="8" w:space="0" w:color="5B9BD5"/>
              <w:right w:val="single" w:sz="8" w:space="0" w:color="5B9BD5"/>
            </w:tcBorders>
            <w:shd w:val="clear" w:color="000000" w:fill="DDEBF7"/>
            <w:noWrap/>
            <w:vAlign w:val="center"/>
            <w:hideMark/>
          </w:tcPr>
          <w:p w14:paraId="57D7CC82" w14:textId="77777777" w:rsidR="005926EB" w:rsidRPr="005926EB" w:rsidRDefault="005926EB" w:rsidP="005926EB">
            <w:pPr>
              <w:spacing w:after="0" w:line="240" w:lineRule="auto"/>
              <w:jc w:val="center"/>
              <w:rPr>
                <w:rFonts w:ascii="Calibri" w:eastAsia="Times New Roman" w:hAnsi="Calibri" w:cs="Calibri"/>
                <w:b/>
                <w:bCs/>
                <w:color w:val="C00000"/>
                <w:lang w:val="es-ES" w:eastAsia="es-ES"/>
              </w:rPr>
            </w:pPr>
            <w:proofErr w:type="spellStart"/>
            <w:r w:rsidRPr="005926EB">
              <w:rPr>
                <w:rFonts w:ascii="Calibri" w:eastAsia="Times New Roman" w:hAnsi="Calibri" w:cs="Calibri"/>
                <w:b/>
                <w:bCs/>
                <w:color w:val="C00000"/>
                <w:lang w:val="es-ES" w:eastAsia="es-ES"/>
              </w:rPr>
              <w:t>artist</w:t>
            </w:r>
            <w:proofErr w:type="spellEnd"/>
          </w:p>
        </w:tc>
        <w:tc>
          <w:tcPr>
            <w:tcW w:w="3240" w:type="dxa"/>
            <w:tcBorders>
              <w:top w:val="single" w:sz="4" w:space="0" w:color="5B9BD5"/>
              <w:left w:val="single" w:sz="4" w:space="0" w:color="5B9BD5"/>
              <w:bottom w:val="single" w:sz="8" w:space="0" w:color="5B9BD5"/>
              <w:right w:val="single" w:sz="8" w:space="0" w:color="5B9BD5"/>
            </w:tcBorders>
            <w:shd w:val="clear" w:color="000000" w:fill="DDEBF7"/>
            <w:vAlign w:val="center"/>
            <w:hideMark/>
          </w:tcPr>
          <w:p w14:paraId="0CCD6E5F" w14:textId="77777777" w:rsidR="005926EB" w:rsidRPr="005926EB" w:rsidRDefault="005926EB" w:rsidP="005926EB">
            <w:pPr>
              <w:spacing w:after="0" w:line="240" w:lineRule="auto"/>
              <w:jc w:val="center"/>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band/</w:t>
            </w:r>
            <w:proofErr w:type="spellStart"/>
            <w:r w:rsidRPr="005926EB">
              <w:rPr>
                <w:rFonts w:ascii="Calibri" w:eastAsia="Times New Roman" w:hAnsi="Calibri" w:cs="Calibri"/>
                <w:color w:val="000000"/>
                <w:lang w:val="es-ES" w:eastAsia="es-ES"/>
              </w:rPr>
              <w:t>artist</w:t>
            </w:r>
            <w:proofErr w:type="spellEnd"/>
            <w:r w:rsidRPr="005926EB">
              <w:rPr>
                <w:rFonts w:ascii="Calibri" w:eastAsia="Times New Roman" w:hAnsi="Calibri" w:cs="Calibri"/>
                <w:color w:val="000000"/>
                <w:lang w:val="es-ES" w:eastAsia="es-ES"/>
              </w:rPr>
              <w:t xml:space="preserve"> </w:t>
            </w:r>
            <w:proofErr w:type="spellStart"/>
            <w:r w:rsidRPr="005926EB">
              <w:rPr>
                <w:rFonts w:ascii="Calibri" w:eastAsia="Times New Roman" w:hAnsi="Calibri" w:cs="Calibri"/>
                <w:color w:val="000000"/>
                <w:lang w:val="es-ES" w:eastAsia="es-ES"/>
              </w:rPr>
              <w:t>name</w:t>
            </w:r>
            <w:proofErr w:type="spellEnd"/>
          </w:p>
        </w:tc>
        <w:tc>
          <w:tcPr>
            <w:tcW w:w="1480" w:type="dxa"/>
            <w:tcBorders>
              <w:top w:val="single" w:sz="4" w:space="0" w:color="5B9BD5"/>
              <w:left w:val="single" w:sz="4" w:space="0" w:color="5B9BD5"/>
              <w:bottom w:val="single" w:sz="8" w:space="0" w:color="5B9BD5"/>
              <w:right w:val="single" w:sz="8" w:space="0" w:color="5B9BD5"/>
            </w:tcBorders>
            <w:shd w:val="clear" w:color="DDEBF7" w:fill="DDEBF7"/>
            <w:vAlign w:val="center"/>
            <w:hideMark/>
          </w:tcPr>
          <w:p w14:paraId="400FEF81" w14:textId="77777777" w:rsidR="005926EB" w:rsidRPr="005926EB" w:rsidRDefault="005926EB" w:rsidP="005926EB">
            <w:pPr>
              <w:spacing w:after="0" w:line="240" w:lineRule="auto"/>
              <w:jc w:val="center"/>
              <w:rPr>
                <w:rFonts w:ascii="Calibri" w:eastAsia="Times New Roman" w:hAnsi="Calibri" w:cs="Calibri"/>
                <w:color w:val="000000"/>
                <w:lang w:val="es-ES" w:eastAsia="es-ES"/>
              </w:rPr>
            </w:pPr>
            <w:proofErr w:type="spellStart"/>
            <w:r w:rsidRPr="005926EB">
              <w:rPr>
                <w:rFonts w:ascii="Calibri" w:eastAsia="Times New Roman" w:hAnsi="Calibri" w:cs="Calibri"/>
                <w:color w:val="000000"/>
                <w:lang w:val="es-ES" w:eastAsia="es-ES"/>
              </w:rPr>
              <w:t>character</w:t>
            </w:r>
            <w:proofErr w:type="spellEnd"/>
            <w:r w:rsidRPr="005926EB">
              <w:rPr>
                <w:rFonts w:ascii="Calibri" w:eastAsia="Times New Roman" w:hAnsi="Calibri" w:cs="Calibri"/>
                <w:color w:val="000000"/>
                <w:lang w:val="es-ES" w:eastAsia="es-ES"/>
              </w:rPr>
              <w:t xml:space="preserve"> - nominal - </w:t>
            </w:r>
            <w:proofErr w:type="spellStart"/>
            <w:r w:rsidRPr="005926EB">
              <w:rPr>
                <w:rFonts w:ascii="Calibri" w:eastAsia="Times New Roman" w:hAnsi="Calibri" w:cs="Calibri"/>
                <w:color w:val="000000"/>
                <w:lang w:val="es-ES" w:eastAsia="es-ES"/>
              </w:rPr>
              <w:t>categorical</w:t>
            </w:r>
            <w:proofErr w:type="spellEnd"/>
          </w:p>
        </w:tc>
        <w:tc>
          <w:tcPr>
            <w:tcW w:w="1660" w:type="dxa"/>
            <w:tcBorders>
              <w:top w:val="single" w:sz="4" w:space="0" w:color="5B9BD5"/>
              <w:left w:val="single" w:sz="4" w:space="0" w:color="5B9BD5"/>
              <w:bottom w:val="single" w:sz="8" w:space="0" w:color="5B9BD5"/>
              <w:right w:val="single" w:sz="8" w:space="0" w:color="5B9BD5"/>
            </w:tcBorders>
            <w:shd w:val="clear" w:color="000000" w:fill="DDEBF7"/>
            <w:vAlign w:val="center"/>
            <w:hideMark/>
          </w:tcPr>
          <w:p w14:paraId="3E63FC28" w14:textId="77777777" w:rsidR="005926EB" w:rsidRPr="005926EB" w:rsidRDefault="005926EB" w:rsidP="005926EB">
            <w:pPr>
              <w:spacing w:after="0" w:line="240" w:lineRule="auto"/>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 xml:space="preserve">184 </w:t>
            </w:r>
            <w:proofErr w:type="spellStart"/>
            <w:r w:rsidRPr="005926EB">
              <w:rPr>
                <w:rFonts w:ascii="Calibri" w:eastAsia="Times New Roman" w:hAnsi="Calibri" w:cs="Calibri"/>
                <w:color w:val="000000"/>
                <w:lang w:val="es-ES" w:eastAsia="es-ES"/>
              </w:rPr>
              <w:t>different</w:t>
            </w:r>
            <w:proofErr w:type="spellEnd"/>
            <w:r w:rsidRPr="005926EB">
              <w:rPr>
                <w:rFonts w:ascii="Calibri" w:eastAsia="Times New Roman" w:hAnsi="Calibri" w:cs="Calibri"/>
                <w:color w:val="000000"/>
                <w:lang w:val="es-ES" w:eastAsia="es-ES"/>
              </w:rPr>
              <w:t xml:space="preserve"> </w:t>
            </w:r>
            <w:proofErr w:type="spellStart"/>
            <w:r w:rsidRPr="005926EB">
              <w:rPr>
                <w:rFonts w:ascii="Calibri" w:eastAsia="Times New Roman" w:hAnsi="Calibri" w:cs="Calibri"/>
                <w:color w:val="000000"/>
                <w:lang w:val="es-ES" w:eastAsia="es-ES"/>
              </w:rPr>
              <w:t>categories</w:t>
            </w:r>
            <w:proofErr w:type="spellEnd"/>
          </w:p>
        </w:tc>
        <w:tc>
          <w:tcPr>
            <w:tcW w:w="1460" w:type="dxa"/>
            <w:tcBorders>
              <w:top w:val="single" w:sz="4" w:space="0" w:color="5B9BD5"/>
              <w:left w:val="single" w:sz="4" w:space="0" w:color="5B9BD5"/>
              <w:bottom w:val="single" w:sz="8" w:space="0" w:color="5B9BD5"/>
              <w:right w:val="single" w:sz="8" w:space="0" w:color="5B9BD5"/>
            </w:tcBorders>
            <w:shd w:val="clear" w:color="000000" w:fill="DDEBF7"/>
            <w:noWrap/>
            <w:vAlign w:val="center"/>
            <w:hideMark/>
          </w:tcPr>
          <w:p w14:paraId="1CCD71A3" w14:textId="77777777" w:rsidR="005926EB" w:rsidRPr="005926EB" w:rsidRDefault="005926EB" w:rsidP="005926EB">
            <w:pPr>
              <w:spacing w:after="0" w:line="240" w:lineRule="auto"/>
              <w:jc w:val="right"/>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0</w:t>
            </w:r>
          </w:p>
        </w:tc>
      </w:tr>
      <w:tr w:rsidR="005926EB" w:rsidRPr="005926EB" w14:paraId="651C2975" w14:textId="77777777" w:rsidTr="005926EB">
        <w:trPr>
          <w:trHeight w:val="880"/>
        </w:trPr>
        <w:tc>
          <w:tcPr>
            <w:tcW w:w="1600" w:type="dxa"/>
            <w:tcBorders>
              <w:top w:val="single" w:sz="4" w:space="0" w:color="5B9BD5"/>
              <w:left w:val="single" w:sz="8" w:space="0" w:color="5B9BD5"/>
              <w:bottom w:val="single" w:sz="8" w:space="0" w:color="5B9BD5"/>
              <w:right w:val="single" w:sz="8" w:space="0" w:color="5B9BD5"/>
            </w:tcBorders>
            <w:shd w:val="clear" w:color="000000" w:fill="FFFFFF"/>
            <w:noWrap/>
            <w:vAlign w:val="center"/>
            <w:hideMark/>
          </w:tcPr>
          <w:p w14:paraId="12C2B51D" w14:textId="77777777" w:rsidR="005926EB" w:rsidRPr="005926EB" w:rsidRDefault="005926EB" w:rsidP="005926EB">
            <w:pPr>
              <w:spacing w:after="0" w:line="240" w:lineRule="auto"/>
              <w:jc w:val="center"/>
              <w:rPr>
                <w:rFonts w:ascii="Calibri" w:eastAsia="Times New Roman" w:hAnsi="Calibri" w:cs="Calibri"/>
                <w:b/>
                <w:bCs/>
                <w:color w:val="C00000"/>
                <w:lang w:val="es-ES" w:eastAsia="es-ES"/>
              </w:rPr>
            </w:pPr>
            <w:r w:rsidRPr="005926EB">
              <w:rPr>
                <w:rFonts w:ascii="Calibri" w:eastAsia="Times New Roman" w:hAnsi="Calibri" w:cs="Calibri"/>
                <w:b/>
                <w:bCs/>
                <w:color w:val="C00000"/>
                <w:lang w:val="es-ES" w:eastAsia="es-ES"/>
              </w:rPr>
              <w:lastRenderedPageBreak/>
              <w:t xml:space="preserve">top </w:t>
            </w:r>
            <w:proofErr w:type="spellStart"/>
            <w:r w:rsidRPr="005926EB">
              <w:rPr>
                <w:rFonts w:ascii="Calibri" w:eastAsia="Times New Roman" w:hAnsi="Calibri" w:cs="Calibri"/>
                <w:b/>
                <w:bCs/>
                <w:color w:val="C00000"/>
                <w:lang w:val="es-ES" w:eastAsia="es-ES"/>
              </w:rPr>
              <w:t>genre</w:t>
            </w:r>
            <w:proofErr w:type="spellEnd"/>
          </w:p>
        </w:tc>
        <w:tc>
          <w:tcPr>
            <w:tcW w:w="3240" w:type="dxa"/>
            <w:tcBorders>
              <w:top w:val="single" w:sz="4" w:space="0" w:color="5B9BD5"/>
              <w:left w:val="single" w:sz="4" w:space="0" w:color="5B9BD5"/>
              <w:bottom w:val="single" w:sz="8" w:space="0" w:color="5B9BD5"/>
              <w:right w:val="single" w:sz="8" w:space="0" w:color="5B9BD5"/>
            </w:tcBorders>
            <w:shd w:val="clear" w:color="000000" w:fill="FFFFFF"/>
            <w:vAlign w:val="center"/>
            <w:hideMark/>
          </w:tcPr>
          <w:p w14:paraId="52AADD58" w14:textId="77777777" w:rsidR="005926EB" w:rsidRPr="005926EB" w:rsidRDefault="005926EB" w:rsidP="005926EB">
            <w:pPr>
              <w:spacing w:after="0" w:line="240" w:lineRule="auto"/>
              <w:jc w:val="center"/>
              <w:rPr>
                <w:rFonts w:ascii="Calibri" w:eastAsia="Times New Roman" w:hAnsi="Calibri" w:cs="Calibri"/>
                <w:color w:val="000000"/>
                <w:lang w:val="en-GB" w:eastAsia="es-ES"/>
              </w:rPr>
            </w:pPr>
            <w:r w:rsidRPr="005926EB">
              <w:rPr>
                <w:rFonts w:ascii="Calibri" w:eastAsia="Times New Roman" w:hAnsi="Calibri" w:cs="Calibri"/>
                <w:color w:val="000000"/>
                <w:lang w:val="en-GB" w:eastAsia="es-ES"/>
              </w:rPr>
              <w:t>the genre of the track</w:t>
            </w:r>
          </w:p>
        </w:tc>
        <w:tc>
          <w:tcPr>
            <w:tcW w:w="1480" w:type="dxa"/>
            <w:tcBorders>
              <w:top w:val="single" w:sz="4" w:space="0" w:color="5B9BD5"/>
              <w:left w:val="single" w:sz="4" w:space="0" w:color="5B9BD5"/>
              <w:bottom w:val="single" w:sz="8" w:space="0" w:color="5B9BD5"/>
              <w:right w:val="single" w:sz="8" w:space="0" w:color="5B9BD5"/>
            </w:tcBorders>
            <w:shd w:val="clear" w:color="auto" w:fill="auto"/>
            <w:vAlign w:val="center"/>
            <w:hideMark/>
          </w:tcPr>
          <w:p w14:paraId="7FFA6191" w14:textId="77777777" w:rsidR="005926EB" w:rsidRPr="005926EB" w:rsidRDefault="005926EB" w:rsidP="005926EB">
            <w:pPr>
              <w:spacing w:after="0" w:line="240" w:lineRule="auto"/>
              <w:jc w:val="center"/>
              <w:rPr>
                <w:rFonts w:ascii="Calibri" w:eastAsia="Times New Roman" w:hAnsi="Calibri" w:cs="Calibri"/>
                <w:color w:val="000000"/>
                <w:lang w:val="es-ES" w:eastAsia="es-ES"/>
              </w:rPr>
            </w:pPr>
            <w:proofErr w:type="spellStart"/>
            <w:r w:rsidRPr="005926EB">
              <w:rPr>
                <w:rFonts w:ascii="Calibri" w:eastAsia="Times New Roman" w:hAnsi="Calibri" w:cs="Calibri"/>
                <w:color w:val="000000"/>
                <w:lang w:val="es-ES" w:eastAsia="es-ES"/>
              </w:rPr>
              <w:t>character</w:t>
            </w:r>
            <w:proofErr w:type="spellEnd"/>
            <w:r w:rsidRPr="005926EB">
              <w:rPr>
                <w:rFonts w:ascii="Calibri" w:eastAsia="Times New Roman" w:hAnsi="Calibri" w:cs="Calibri"/>
                <w:color w:val="000000"/>
                <w:lang w:val="es-ES" w:eastAsia="es-ES"/>
              </w:rPr>
              <w:t xml:space="preserve"> - nominal - </w:t>
            </w:r>
            <w:proofErr w:type="spellStart"/>
            <w:r w:rsidRPr="005926EB">
              <w:rPr>
                <w:rFonts w:ascii="Calibri" w:eastAsia="Times New Roman" w:hAnsi="Calibri" w:cs="Calibri"/>
                <w:color w:val="000000"/>
                <w:lang w:val="es-ES" w:eastAsia="es-ES"/>
              </w:rPr>
              <w:t>categorical</w:t>
            </w:r>
            <w:proofErr w:type="spellEnd"/>
          </w:p>
        </w:tc>
        <w:tc>
          <w:tcPr>
            <w:tcW w:w="1660" w:type="dxa"/>
            <w:tcBorders>
              <w:top w:val="single" w:sz="4" w:space="0" w:color="5B9BD5"/>
              <w:left w:val="single" w:sz="4" w:space="0" w:color="5B9BD5"/>
              <w:bottom w:val="single" w:sz="8" w:space="0" w:color="5B9BD5"/>
              <w:right w:val="single" w:sz="8" w:space="0" w:color="5B9BD5"/>
            </w:tcBorders>
            <w:shd w:val="clear" w:color="000000" w:fill="FFFFFF"/>
            <w:vAlign w:val="center"/>
            <w:hideMark/>
          </w:tcPr>
          <w:p w14:paraId="437DE765" w14:textId="77777777" w:rsidR="005926EB" w:rsidRPr="005926EB" w:rsidRDefault="005926EB" w:rsidP="005926EB">
            <w:pPr>
              <w:spacing w:after="0" w:line="240" w:lineRule="auto"/>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 xml:space="preserve">50 </w:t>
            </w:r>
            <w:proofErr w:type="spellStart"/>
            <w:r w:rsidRPr="005926EB">
              <w:rPr>
                <w:rFonts w:ascii="Calibri" w:eastAsia="Times New Roman" w:hAnsi="Calibri" w:cs="Calibri"/>
                <w:color w:val="000000"/>
                <w:lang w:val="es-ES" w:eastAsia="es-ES"/>
              </w:rPr>
              <w:t>different</w:t>
            </w:r>
            <w:proofErr w:type="spellEnd"/>
            <w:r w:rsidRPr="005926EB">
              <w:rPr>
                <w:rFonts w:ascii="Calibri" w:eastAsia="Times New Roman" w:hAnsi="Calibri" w:cs="Calibri"/>
                <w:color w:val="000000"/>
                <w:lang w:val="es-ES" w:eastAsia="es-ES"/>
              </w:rPr>
              <w:t xml:space="preserve"> </w:t>
            </w:r>
            <w:proofErr w:type="spellStart"/>
            <w:r w:rsidRPr="005926EB">
              <w:rPr>
                <w:rFonts w:ascii="Calibri" w:eastAsia="Times New Roman" w:hAnsi="Calibri" w:cs="Calibri"/>
                <w:color w:val="000000"/>
                <w:lang w:val="es-ES" w:eastAsia="es-ES"/>
              </w:rPr>
              <w:t>categories</w:t>
            </w:r>
            <w:proofErr w:type="spellEnd"/>
          </w:p>
        </w:tc>
        <w:tc>
          <w:tcPr>
            <w:tcW w:w="1460" w:type="dxa"/>
            <w:tcBorders>
              <w:top w:val="single" w:sz="4" w:space="0" w:color="5B9BD5"/>
              <w:left w:val="single" w:sz="4" w:space="0" w:color="5B9BD5"/>
              <w:bottom w:val="single" w:sz="8" w:space="0" w:color="5B9BD5"/>
              <w:right w:val="single" w:sz="8" w:space="0" w:color="5B9BD5"/>
            </w:tcBorders>
            <w:shd w:val="clear" w:color="auto" w:fill="auto"/>
            <w:noWrap/>
            <w:vAlign w:val="center"/>
            <w:hideMark/>
          </w:tcPr>
          <w:p w14:paraId="5022E0F0" w14:textId="77777777" w:rsidR="005926EB" w:rsidRPr="005926EB" w:rsidRDefault="005926EB" w:rsidP="005926EB">
            <w:pPr>
              <w:spacing w:after="0" w:line="240" w:lineRule="auto"/>
              <w:jc w:val="right"/>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0</w:t>
            </w:r>
          </w:p>
        </w:tc>
      </w:tr>
      <w:tr w:rsidR="005926EB" w:rsidRPr="005926EB" w14:paraId="70DCB254" w14:textId="77777777" w:rsidTr="005926EB">
        <w:trPr>
          <w:trHeight w:val="590"/>
        </w:trPr>
        <w:tc>
          <w:tcPr>
            <w:tcW w:w="1600" w:type="dxa"/>
            <w:tcBorders>
              <w:top w:val="single" w:sz="4" w:space="0" w:color="5B9BD5"/>
              <w:left w:val="single" w:sz="8" w:space="0" w:color="5B9BD5"/>
              <w:bottom w:val="single" w:sz="8" w:space="0" w:color="5B9BD5"/>
              <w:right w:val="single" w:sz="8" w:space="0" w:color="5B9BD5"/>
            </w:tcBorders>
            <w:shd w:val="clear" w:color="000000" w:fill="DDEBF7"/>
            <w:noWrap/>
            <w:vAlign w:val="center"/>
            <w:hideMark/>
          </w:tcPr>
          <w:p w14:paraId="046F5848" w14:textId="77777777" w:rsidR="005926EB" w:rsidRPr="005926EB" w:rsidRDefault="005926EB" w:rsidP="005926EB">
            <w:pPr>
              <w:spacing w:after="0" w:line="240" w:lineRule="auto"/>
              <w:jc w:val="center"/>
              <w:rPr>
                <w:rFonts w:ascii="Calibri" w:eastAsia="Times New Roman" w:hAnsi="Calibri" w:cs="Calibri"/>
                <w:b/>
                <w:bCs/>
                <w:color w:val="C00000"/>
                <w:lang w:val="es-ES" w:eastAsia="es-ES"/>
              </w:rPr>
            </w:pPr>
            <w:proofErr w:type="spellStart"/>
            <w:r w:rsidRPr="005926EB">
              <w:rPr>
                <w:rFonts w:ascii="Calibri" w:eastAsia="Times New Roman" w:hAnsi="Calibri" w:cs="Calibri"/>
                <w:b/>
                <w:bCs/>
                <w:color w:val="C00000"/>
                <w:lang w:val="es-ES" w:eastAsia="es-ES"/>
              </w:rPr>
              <w:t>year</w:t>
            </w:r>
            <w:proofErr w:type="spellEnd"/>
          </w:p>
        </w:tc>
        <w:tc>
          <w:tcPr>
            <w:tcW w:w="3240" w:type="dxa"/>
            <w:tcBorders>
              <w:top w:val="single" w:sz="4" w:space="0" w:color="5B9BD5"/>
              <w:left w:val="single" w:sz="4" w:space="0" w:color="5B9BD5"/>
              <w:bottom w:val="single" w:sz="8" w:space="0" w:color="5B9BD5"/>
              <w:right w:val="single" w:sz="8" w:space="0" w:color="5B9BD5"/>
            </w:tcBorders>
            <w:shd w:val="clear" w:color="DDEBF7" w:fill="DDEBF7"/>
            <w:vAlign w:val="center"/>
            <w:hideMark/>
          </w:tcPr>
          <w:p w14:paraId="3E9A6F6A" w14:textId="77777777" w:rsidR="005926EB" w:rsidRPr="005926EB" w:rsidRDefault="005926EB" w:rsidP="005926EB">
            <w:pPr>
              <w:spacing w:after="0" w:line="240" w:lineRule="auto"/>
              <w:jc w:val="center"/>
              <w:rPr>
                <w:rFonts w:ascii="Calibri" w:eastAsia="Times New Roman" w:hAnsi="Calibri" w:cs="Calibri"/>
                <w:color w:val="000000"/>
                <w:lang w:val="en-GB" w:eastAsia="es-ES"/>
              </w:rPr>
            </w:pPr>
            <w:r w:rsidRPr="005926EB">
              <w:rPr>
                <w:rFonts w:ascii="Calibri" w:eastAsia="Times New Roman" w:hAnsi="Calibri" w:cs="Calibri"/>
                <w:color w:val="000000"/>
                <w:lang w:val="en-GB" w:eastAsia="es-ES"/>
              </w:rPr>
              <w:t>the release year of the recording (for this version of the song)</w:t>
            </w:r>
          </w:p>
        </w:tc>
        <w:tc>
          <w:tcPr>
            <w:tcW w:w="1480" w:type="dxa"/>
            <w:tcBorders>
              <w:top w:val="single" w:sz="4" w:space="0" w:color="5B9BD5"/>
              <w:left w:val="single" w:sz="4" w:space="0" w:color="5B9BD5"/>
              <w:bottom w:val="single" w:sz="8" w:space="0" w:color="5B9BD5"/>
              <w:right w:val="single" w:sz="8" w:space="0" w:color="5B9BD5"/>
            </w:tcBorders>
            <w:shd w:val="clear" w:color="DDEBF7" w:fill="DDEBF7"/>
            <w:vAlign w:val="center"/>
            <w:hideMark/>
          </w:tcPr>
          <w:p w14:paraId="45B10442" w14:textId="77777777" w:rsidR="005926EB" w:rsidRPr="005926EB" w:rsidRDefault="005926EB" w:rsidP="005926EB">
            <w:pPr>
              <w:spacing w:after="0" w:line="240" w:lineRule="auto"/>
              <w:jc w:val="center"/>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date</w:t>
            </w:r>
          </w:p>
        </w:tc>
        <w:tc>
          <w:tcPr>
            <w:tcW w:w="1660" w:type="dxa"/>
            <w:tcBorders>
              <w:top w:val="single" w:sz="4" w:space="0" w:color="5B9BD5"/>
              <w:left w:val="single" w:sz="4" w:space="0" w:color="5B9BD5"/>
              <w:bottom w:val="single" w:sz="8" w:space="0" w:color="5B9BD5"/>
              <w:right w:val="single" w:sz="8" w:space="0" w:color="5B9BD5"/>
            </w:tcBorders>
            <w:shd w:val="clear" w:color="000000" w:fill="DDEBF7"/>
            <w:noWrap/>
            <w:vAlign w:val="center"/>
            <w:hideMark/>
          </w:tcPr>
          <w:p w14:paraId="32FD2E25" w14:textId="77777777" w:rsidR="005926EB" w:rsidRPr="005926EB" w:rsidRDefault="005926EB" w:rsidP="005926EB">
            <w:pPr>
              <w:spacing w:after="0" w:line="240" w:lineRule="auto"/>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2010 - 2019</w:t>
            </w:r>
          </w:p>
        </w:tc>
        <w:tc>
          <w:tcPr>
            <w:tcW w:w="1460" w:type="dxa"/>
            <w:tcBorders>
              <w:top w:val="single" w:sz="4" w:space="0" w:color="5B9BD5"/>
              <w:left w:val="single" w:sz="4" w:space="0" w:color="5B9BD5"/>
              <w:bottom w:val="single" w:sz="8" w:space="0" w:color="5B9BD5"/>
              <w:right w:val="single" w:sz="8" w:space="0" w:color="5B9BD5"/>
            </w:tcBorders>
            <w:shd w:val="clear" w:color="000000" w:fill="DDEBF7"/>
            <w:noWrap/>
            <w:vAlign w:val="center"/>
            <w:hideMark/>
          </w:tcPr>
          <w:p w14:paraId="35E016EF" w14:textId="77777777" w:rsidR="005926EB" w:rsidRPr="005926EB" w:rsidRDefault="005926EB" w:rsidP="005926EB">
            <w:pPr>
              <w:spacing w:after="0" w:line="240" w:lineRule="auto"/>
              <w:jc w:val="right"/>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0</w:t>
            </w:r>
          </w:p>
        </w:tc>
      </w:tr>
      <w:tr w:rsidR="005926EB" w:rsidRPr="005926EB" w14:paraId="1ED14C25" w14:textId="77777777" w:rsidTr="005926EB">
        <w:trPr>
          <w:trHeight w:val="880"/>
        </w:trPr>
        <w:tc>
          <w:tcPr>
            <w:tcW w:w="1600" w:type="dxa"/>
            <w:tcBorders>
              <w:top w:val="single" w:sz="4" w:space="0" w:color="5B9BD5"/>
              <w:left w:val="single" w:sz="8" w:space="0" w:color="5B9BD5"/>
              <w:bottom w:val="single" w:sz="8" w:space="0" w:color="5B9BD5"/>
              <w:right w:val="single" w:sz="8" w:space="0" w:color="5B9BD5"/>
            </w:tcBorders>
            <w:shd w:val="clear" w:color="000000" w:fill="FFFFFF"/>
            <w:noWrap/>
            <w:vAlign w:val="center"/>
            <w:hideMark/>
          </w:tcPr>
          <w:p w14:paraId="5DB222BF" w14:textId="77777777" w:rsidR="005926EB" w:rsidRPr="005926EB" w:rsidRDefault="005926EB" w:rsidP="005926EB">
            <w:pPr>
              <w:spacing w:after="0" w:line="240" w:lineRule="auto"/>
              <w:jc w:val="center"/>
              <w:rPr>
                <w:rFonts w:ascii="Calibri" w:eastAsia="Times New Roman" w:hAnsi="Calibri" w:cs="Calibri"/>
                <w:b/>
                <w:bCs/>
                <w:color w:val="C00000"/>
                <w:lang w:val="es-ES" w:eastAsia="es-ES"/>
              </w:rPr>
            </w:pPr>
            <w:proofErr w:type="spellStart"/>
            <w:r w:rsidRPr="005926EB">
              <w:rPr>
                <w:rFonts w:ascii="Calibri" w:eastAsia="Times New Roman" w:hAnsi="Calibri" w:cs="Calibri"/>
                <w:b/>
                <w:bCs/>
                <w:color w:val="C00000"/>
                <w:lang w:val="es-ES" w:eastAsia="es-ES"/>
              </w:rPr>
              <w:t>bpm</w:t>
            </w:r>
            <w:proofErr w:type="spellEnd"/>
          </w:p>
        </w:tc>
        <w:tc>
          <w:tcPr>
            <w:tcW w:w="3240" w:type="dxa"/>
            <w:tcBorders>
              <w:top w:val="single" w:sz="4" w:space="0" w:color="5B9BD5"/>
              <w:left w:val="single" w:sz="4" w:space="0" w:color="5B9BD5"/>
              <w:bottom w:val="single" w:sz="8" w:space="0" w:color="5B9BD5"/>
              <w:right w:val="single" w:sz="8" w:space="0" w:color="5B9BD5"/>
            </w:tcBorders>
            <w:shd w:val="clear" w:color="000000" w:fill="FFFFFF"/>
            <w:vAlign w:val="center"/>
            <w:hideMark/>
          </w:tcPr>
          <w:p w14:paraId="15EBD853" w14:textId="77777777" w:rsidR="005926EB" w:rsidRPr="005926EB" w:rsidRDefault="005926EB" w:rsidP="005926EB">
            <w:pPr>
              <w:spacing w:after="0" w:line="240" w:lineRule="auto"/>
              <w:jc w:val="center"/>
              <w:rPr>
                <w:rFonts w:ascii="Calibri" w:eastAsia="Times New Roman" w:hAnsi="Calibri" w:cs="Calibri"/>
                <w:color w:val="000000"/>
                <w:lang w:val="en-GB" w:eastAsia="es-ES"/>
              </w:rPr>
            </w:pPr>
            <w:r w:rsidRPr="005926EB">
              <w:rPr>
                <w:rFonts w:ascii="Calibri" w:eastAsia="Times New Roman" w:hAnsi="Calibri" w:cs="Calibri"/>
                <w:color w:val="000000"/>
                <w:lang w:val="en-GB" w:eastAsia="es-ES"/>
              </w:rPr>
              <w:t>Beats Per Minute - The tempo of the song</w:t>
            </w:r>
          </w:p>
        </w:tc>
        <w:tc>
          <w:tcPr>
            <w:tcW w:w="1480" w:type="dxa"/>
            <w:tcBorders>
              <w:top w:val="single" w:sz="4" w:space="0" w:color="5B9BD5"/>
              <w:left w:val="single" w:sz="4" w:space="0" w:color="5B9BD5"/>
              <w:bottom w:val="single" w:sz="8" w:space="0" w:color="5B9BD5"/>
              <w:right w:val="single" w:sz="8" w:space="0" w:color="5B9BD5"/>
            </w:tcBorders>
            <w:shd w:val="clear" w:color="auto" w:fill="auto"/>
            <w:vAlign w:val="center"/>
            <w:hideMark/>
          </w:tcPr>
          <w:p w14:paraId="13D6A0F3" w14:textId="77777777" w:rsidR="005926EB" w:rsidRPr="005926EB" w:rsidRDefault="005926EB" w:rsidP="005926EB">
            <w:pPr>
              <w:spacing w:after="0" w:line="240" w:lineRule="auto"/>
              <w:jc w:val="center"/>
              <w:rPr>
                <w:rFonts w:ascii="Calibri" w:eastAsia="Times New Roman" w:hAnsi="Calibri" w:cs="Calibri"/>
                <w:color w:val="000000"/>
                <w:lang w:val="es-ES" w:eastAsia="es-ES"/>
              </w:rPr>
            </w:pPr>
            <w:proofErr w:type="spellStart"/>
            <w:r w:rsidRPr="005926EB">
              <w:rPr>
                <w:rFonts w:ascii="Calibri" w:eastAsia="Times New Roman" w:hAnsi="Calibri" w:cs="Calibri"/>
                <w:color w:val="000000"/>
                <w:lang w:val="es-ES" w:eastAsia="es-ES"/>
              </w:rPr>
              <w:t>numeric</w:t>
            </w:r>
            <w:proofErr w:type="spellEnd"/>
            <w:r w:rsidRPr="005926EB">
              <w:rPr>
                <w:rFonts w:ascii="Calibri" w:eastAsia="Times New Roman" w:hAnsi="Calibri" w:cs="Calibri"/>
                <w:color w:val="000000"/>
                <w:lang w:val="es-ES" w:eastAsia="es-ES"/>
              </w:rPr>
              <w:t xml:space="preserve"> - ordinal - </w:t>
            </w:r>
            <w:proofErr w:type="spellStart"/>
            <w:r w:rsidRPr="005926EB">
              <w:rPr>
                <w:rFonts w:ascii="Calibri" w:eastAsia="Times New Roman" w:hAnsi="Calibri" w:cs="Calibri"/>
                <w:color w:val="000000"/>
                <w:lang w:val="es-ES" w:eastAsia="es-ES"/>
              </w:rPr>
              <w:t>continuous</w:t>
            </w:r>
            <w:proofErr w:type="spellEnd"/>
          </w:p>
        </w:tc>
        <w:tc>
          <w:tcPr>
            <w:tcW w:w="1660" w:type="dxa"/>
            <w:tcBorders>
              <w:top w:val="single" w:sz="4" w:space="0" w:color="5B9BD5"/>
              <w:left w:val="single" w:sz="4" w:space="0" w:color="5B9BD5"/>
              <w:bottom w:val="single" w:sz="8" w:space="0" w:color="5B9BD5"/>
              <w:right w:val="single" w:sz="8" w:space="0" w:color="5B9BD5"/>
            </w:tcBorders>
            <w:shd w:val="clear" w:color="auto" w:fill="auto"/>
            <w:vAlign w:val="center"/>
            <w:hideMark/>
          </w:tcPr>
          <w:p w14:paraId="2BE957FB" w14:textId="77777777" w:rsidR="005926EB" w:rsidRPr="005926EB" w:rsidRDefault="005926EB" w:rsidP="005926EB">
            <w:pPr>
              <w:spacing w:after="0" w:line="240" w:lineRule="auto"/>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43 - 206</w:t>
            </w:r>
          </w:p>
        </w:tc>
        <w:tc>
          <w:tcPr>
            <w:tcW w:w="1460" w:type="dxa"/>
            <w:tcBorders>
              <w:top w:val="single" w:sz="4" w:space="0" w:color="5B9BD5"/>
              <w:left w:val="single" w:sz="4" w:space="0" w:color="5B9BD5"/>
              <w:bottom w:val="single" w:sz="8" w:space="0" w:color="5B9BD5"/>
              <w:right w:val="single" w:sz="8" w:space="0" w:color="5B9BD5"/>
            </w:tcBorders>
            <w:shd w:val="clear" w:color="auto" w:fill="auto"/>
            <w:noWrap/>
            <w:vAlign w:val="center"/>
            <w:hideMark/>
          </w:tcPr>
          <w:p w14:paraId="31E0F986" w14:textId="77777777" w:rsidR="005926EB" w:rsidRPr="005926EB" w:rsidRDefault="005926EB" w:rsidP="005926EB">
            <w:pPr>
              <w:spacing w:after="0" w:line="240" w:lineRule="auto"/>
              <w:jc w:val="right"/>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0.17</w:t>
            </w:r>
          </w:p>
        </w:tc>
      </w:tr>
      <w:tr w:rsidR="005926EB" w:rsidRPr="005926EB" w14:paraId="7DF0A00A" w14:textId="77777777" w:rsidTr="005926EB">
        <w:trPr>
          <w:trHeight w:val="880"/>
        </w:trPr>
        <w:tc>
          <w:tcPr>
            <w:tcW w:w="1600" w:type="dxa"/>
            <w:tcBorders>
              <w:top w:val="single" w:sz="4" w:space="0" w:color="5B9BD5"/>
              <w:left w:val="single" w:sz="8" w:space="0" w:color="5B9BD5"/>
              <w:bottom w:val="single" w:sz="8" w:space="0" w:color="5B9BD5"/>
              <w:right w:val="single" w:sz="8" w:space="0" w:color="5B9BD5"/>
            </w:tcBorders>
            <w:shd w:val="clear" w:color="000000" w:fill="DDEBF7"/>
            <w:noWrap/>
            <w:vAlign w:val="center"/>
            <w:hideMark/>
          </w:tcPr>
          <w:p w14:paraId="5E62DF56" w14:textId="77777777" w:rsidR="005926EB" w:rsidRPr="005926EB" w:rsidRDefault="005926EB" w:rsidP="005926EB">
            <w:pPr>
              <w:spacing w:after="0" w:line="240" w:lineRule="auto"/>
              <w:jc w:val="center"/>
              <w:rPr>
                <w:rFonts w:ascii="Calibri" w:eastAsia="Times New Roman" w:hAnsi="Calibri" w:cs="Calibri"/>
                <w:b/>
                <w:bCs/>
                <w:color w:val="C00000"/>
                <w:lang w:val="es-ES" w:eastAsia="es-ES"/>
              </w:rPr>
            </w:pPr>
            <w:proofErr w:type="spellStart"/>
            <w:r w:rsidRPr="005926EB">
              <w:rPr>
                <w:rFonts w:ascii="Calibri" w:eastAsia="Times New Roman" w:hAnsi="Calibri" w:cs="Calibri"/>
                <w:b/>
                <w:bCs/>
                <w:color w:val="C00000"/>
                <w:lang w:val="es-ES" w:eastAsia="es-ES"/>
              </w:rPr>
              <w:t>nrgy</w:t>
            </w:r>
            <w:proofErr w:type="spellEnd"/>
          </w:p>
        </w:tc>
        <w:tc>
          <w:tcPr>
            <w:tcW w:w="3240" w:type="dxa"/>
            <w:tcBorders>
              <w:top w:val="single" w:sz="4" w:space="0" w:color="5B9BD5"/>
              <w:left w:val="single" w:sz="4" w:space="0" w:color="5B9BD5"/>
              <w:bottom w:val="single" w:sz="8" w:space="0" w:color="5B9BD5"/>
              <w:right w:val="single" w:sz="8" w:space="0" w:color="5B9BD5"/>
            </w:tcBorders>
            <w:shd w:val="clear" w:color="000000" w:fill="DDEBF7"/>
            <w:vAlign w:val="center"/>
            <w:hideMark/>
          </w:tcPr>
          <w:p w14:paraId="121ED36A" w14:textId="77777777" w:rsidR="005926EB" w:rsidRPr="005926EB" w:rsidRDefault="005926EB" w:rsidP="005926EB">
            <w:pPr>
              <w:spacing w:after="0" w:line="240" w:lineRule="auto"/>
              <w:jc w:val="center"/>
              <w:rPr>
                <w:rFonts w:ascii="Calibri" w:eastAsia="Times New Roman" w:hAnsi="Calibri" w:cs="Calibri"/>
                <w:color w:val="000000"/>
                <w:lang w:val="en-GB" w:eastAsia="es-ES"/>
              </w:rPr>
            </w:pPr>
            <w:r w:rsidRPr="005926EB">
              <w:rPr>
                <w:rFonts w:ascii="Calibri" w:eastAsia="Times New Roman" w:hAnsi="Calibri" w:cs="Calibri"/>
                <w:color w:val="000000"/>
                <w:lang w:val="en-GB" w:eastAsia="es-ES"/>
              </w:rPr>
              <w:t xml:space="preserve">Energy - The energy of a song: the higher the value, the more </w:t>
            </w:r>
            <w:proofErr w:type="spellStart"/>
            <w:r w:rsidRPr="005926EB">
              <w:rPr>
                <w:rFonts w:ascii="Calibri" w:eastAsia="Times New Roman" w:hAnsi="Calibri" w:cs="Calibri"/>
                <w:color w:val="000000"/>
                <w:lang w:val="en-GB" w:eastAsia="es-ES"/>
              </w:rPr>
              <w:t>energtic</w:t>
            </w:r>
            <w:proofErr w:type="spellEnd"/>
          </w:p>
        </w:tc>
        <w:tc>
          <w:tcPr>
            <w:tcW w:w="1480" w:type="dxa"/>
            <w:tcBorders>
              <w:top w:val="single" w:sz="4" w:space="0" w:color="5B9BD5"/>
              <w:left w:val="single" w:sz="4" w:space="0" w:color="5B9BD5"/>
              <w:bottom w:val="single" w:sz="8" w:space="0" w:color="5B9BD5"/>
              <w:right w:val="single" w:sz="8" w:space="0" w:color="5B9BD5"/>
            </w:tcBorders>
            <w:shd w:val="clear" w:color="DDEBF7" w:fill="DDEBF7"/>
            <w:vAlign w:val="center"/>
            <w:hideMark/>
          </w:tcPr>
          <w:p w14:paraId="43A155EF" w14:textId="77777777" w:rsidR="005926EB" w:rsidRPr="005926EB" w:rsidRDefault="005926EB" w:rsidP="005926EB">
            <w:pPr>
              <w:spacing w:after="0" w:line="240" w:lineRule="auto"/>
              <w:jc w:val="center"/>
              <w:rPr>
                <w:rFonts w:ascii="Calibri" w:eastAsia="Times New Roman" w:hAnsi="Calibri" w:cs="Calibri"/>
                <w:color w:val="000000"/>
                <w:lang w:val="es-ES" w:eastAsia="es-ES"/>
              </w:rPr>
            </w:pPr>
            <w:proofErr w:type="spellStart"/>
            <w:r w:rsidRPr="005926EB">
              <w:rPr>
                <w:rFonts w:ascii="Calibri" w:eastAsia="Times New Roman" w:hAnsi="Calibri" w:cs="Calibri"/>
                <w:color w:val="000000"/>
                <w:lang w:val="es-ES" w:eastAsia="es-ES"/>
              </w:rPr>
              <w:t>numeric</w:t>
            </w:r>
            <w:proofErr w:type="spellEnd"/>
            <w:r w:rsidRPr="005926EB">
              <w:rPr>
                <w:rFonts w:ascii="Calibri" w:eastAsia="Times New Roman" w:hAnsi="Calibri" w:cs="Calibri"/>
                <w:color w:val="000000"/>
                <w:lang w:val="es-ES" w:eastAsia="es-ES"/>
              </w:rPr>
              <w:t xml:space="preserve"> - ordinal - </w:t>
            </w:r>
            <w:proofErr w:type="spellStart"/>
            <w:r w:rsidRPr="005926EB">
              <w:rPr>
                <w:rFonts w:ascii="Calibri" w:eastAsia="Times New Roman" w:hAnsi="Calibri" w:cs="Calibri"/>
                <w:color w:val="000000"/>
                <w:lang w:val="es-ES" w:eastAsia="es-ES"/>
              </w:rPr>
              <w:t>continuous</w:t>
            </w:r>
            <w:proofErr w:type="spellEnd"/>
          </w:p>
        </w:tc>
        <w:tc>
          <w:tcPr>
            <w:tcW w:w="1660" w:type="dxa"/>
            <w:tcBorders>
              <w:top w:val="single" w:sz="4" w:space="0" w:color="5B9BD5"/>
              <w:left w:val="single" w:sz="4" w:space="0" w:color="5B9BD5"/>
              <w:bottom w:val="single" w:sz="8" w:space="0" w:color="5B9BD5"/>
              <w:right w:val="single" w:sz="8" w:space="0" w:color="5B9BD5"/>
            </w:tcBorders>
            <w:shd w:val="clear" w:color="000000" w:fill="DDEBF7"/>
            <w:noWrap/>
            <w:vAlign w:val="center"/>
            <w:hideMark/>
          </w:tcPr>
          <w:p w14:paraId="1F6A9628" w14:textId="77777777" w:rsidR="005926EB" w:rsidRPr="005926EB" w:rsidRDefault="005926EB" w:rsidP="005926EB">
            <w:pPr>
              <w:spacing w:after="0" w:line="240" w:lineRule="auto"/>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4 - 98</w:t>
            </w:r>
          </w:p>
        </w:tc>
        <w:tc>
          <w:tcPr>
            <w:tcW w:w="1460" w:type="dxa"/>
            <w:tcBorders>
              <w:top w:val="single" w:sz="4" w:space="0" w:color="5B9BD5"/>
              <w:left w:val="single" w:sz="4" w:space="0" w:color="5B9BD5"/>
              <w:bottom w:val="single" w:sz="8" w:space="0" w:color="5B9BD5"/>
              <w:right w:val="single" w:sz="8" w:space="0" w:color="5B9BD5"/>
            </w:tcBorders>
            <w:shd w:val="clear" w:color="DDEBF7" w:fill="DDEBF7"/>
            <w:noWrap/>
            <w:vAlign w:val="center"/>
            <w:hideMark/>
          </w:tcPr>
          <w:p w14:paraId="570F3853" w14:textId="77777777" w:rsidR="005926EB" w:rsidRPr="005926EB" w:rsidRDefault="005926EB" w:rsidP="005926EB">
            <w:pPr>
              <w:spacing w:after="0" w:line="240" w:lineRule="auto"/>
              <w:jc w:val="right"/>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0.17</w:t>
            </w:r>
          </w:p>
        </w:tc>
      </w:tr>
      <w:tr w:rsidR="005926EB" w:rsidRPr="005926EB" w14:paraId="695889D0" w14:textId="77777777" w:rsidTr="005926EB">
        <w:trPr>
          <w:trHeight w:val="880"/>
        </w:trPr>
        <w:tc>
          <w:tcPr>
            <w:tcW w:w="1600" w:type="dxa"/>
            <w:tcBorders>
              <w:top w:val="single" w:sz="4" w:space="0" w:color="5B9BD5"/>
              <w:left w:val="single" w:sz="8" w:space="0" w:color="5B9BD5"/>
              <w:bottom w:val="single" w:sz="8" w:space="0" w:color="5B9BD5"/>
              <w:right w:val="single" w:sz="8" w:space="0" w:color="5B9BD5"/>
            </w:tcBorders>
            <w:shd w:val="clear" w:color="000000" w:fill="FFFFFF"/>
            <w:noWrap/>
            <w:vAlign w:val="center"/>
            <w:hideMark/>
          </w:tcPr>
          <w:p w14:paraId="1338A250" w14:textId="77777777" w:rsidR="005926EB" w:rsidRPr="005926EB" w:rsidRDefault="005926EB" w:rsidP="005926EB">
            <w:pPr>
              <w:spacing w:after="0" w:line="240" w:lineRule="auto"/>
              <w:jc w:val="center"/>
              <w:rPr>
                <w:rFonts w:ascii="Calibri" w:eastAsia="Times New Roman" w:hAnsi="Calibri" w:cs="Calibri"/>
                <w:b/>
                <w:bCs/>
                <w:color w:val="C00000"/>
                <w:lang w:val="es-ES" w:eastAsia="es-ES"/>
              </w:rPr>
            </w:pPr>
            <w:proofErr w:type="spellStart"/>
            <w:r w:rsidRPr="005926EB">
              <w:rPr>
                <w:rFonts w:ascii="Calibri" w:eastAsia="Times New Roman" w:hAnsi="Calibri" w:cs="Calibri"/>
                <w:b/>
                <w:bCs/>
                <w:color w:val="C00000"/>
                <w:lang w:val="es-ES" w:eastAsia="es-ES"/>
              </w:rPr>
              <w:t>dnce</w:t>
            </w:r>
            <w:proofErr w:type="spellEnd"/>
          </w:p>
        </w:tc>
        <w:tc>
          <w:tcPr>
            <w:tcW w:w="3240" w:type="dxa"/>
            <w:tcBorders>
              <w:top w:val="single" w:sz="4" w:space="0" w:color="5B9BD5"/>
              <w:left w:val="single" w:sz="4" w:space="0" w:color="5B9BD5"/>
              <w:bottom w:val="single" w:sz="8" w:space="0" w:color="5B9BD5"/>
              <w:right w:val="single" w:sz="8" w:space="0" w:color="5B9BD5"/>
            </w:tcBorders>
            <w:shd w:val="clear" w:color="auto" w:fill="auto"/>
            <w:vAlign w:val="center"/>
            <w:hideMark/>
          </w:tcPr>
          <w:p w14:paraId="7EB78225" w14:textId="77777777" w:rsidR="005926EB" w:rsidRPr="005926EB" w:rsidRDefault="005926EB" w:rsidP="005926EB">
            <w:pPr>
              <w:spacing w:after="0" w:line="240" w:lineRule="auto"/>
              <w:jc w:val="center"/>
              <w:rPr>
                <w:rFonts w:ascii="Calibri" w:eastAsia="Times New Roman" w:hAnsi="Calibri" w:cs="Calibri"/>
                <w:color w:val="000000"/>
                <w:lang w:val="en-GB" w:eastAsia="es-ES"/>
              </w:rPr>
            </w:pPr>
            <w:r w:rsidRPr="005926EB">
              <w:rPr>
                <w:rFonts w:ascii="Calibri" w:eastAsia="Times New Roman" w:hAnsi="Calibri" w:cs="Calibri"/>
                <w:color w:val="000000"/>
                <w:lang w:val="en-GB" w:eastAsia="es-ES"/>
              </w:rPr>
              <w:t>Danceability - The higher the value, the easier it is to dance to this song</w:t>
            </w:r>
          </w:p>
        </w:tc>
        <w:tc>
          <w:tcPr>
            <w:tcW w:w="1480" w:type="dxa"/>
            <w:tcBorders>
              <w:top w:val="single" w:sz="4" w:space="0" w:color="5B9BD5"/>
              <w:left w:val="single" w:sz="4" w:space="0" w:color="5B9BD5"/>
              <w:bottom w:val="single" w:sz="8" w:space="0" w:color="5B9BD5"/>
              <w:right w:val="single" w:sz="8" w:space="0" w:color="5B9BD5"/>
            </w:tcBorders>
            <w:shd w:val="clear" w:color="auto" w:fill="auto"/>
            <w:vAlign w:val="center"/>
            <w:hideMark/>
          </w:tcPr>
          <w:p w14:paraId="6108B04A" w14:textId="77777777" w:rsidR="005926EB" w:rsidRPr="005926EB" w:rsidRDefault="005926EB" w:rsidP="005926EB">
            <w:pPr>
              <w:spacing w:after="0" w:line="240" w:lineRule="auto"/>
              <w:jc w:val="center"/>
              <w:rPr>
                <w:rFonts w:ascii="Calibri" w:eastAsia="Times New Roman" w:hAnsi="Calibri" w:cs="Calibri"/>
                <w:color w:val="000000"/>
                <w:lang w:val="es-ES" w:eastAsia="es-ES"/>
              </w:rPr>
            </w:pPr>
            <w:proofErr w:type="spellStart"/>
            <w:r w:rsidRPr="005926EB">
              <w:rPr>
                <w:rFonts w:ascii="Calibri" w:eastAsia="Times New Roman" w:hAnsi="Calibri" w:cs="Calibri"/>
                <w:color w:val="000000"/>
                <w:lang w:val="es-ES" w:eastAsia="es-ES"/>
              </w:rPr>
              <w:t>numeric</w:t>
            </w:r>
            <w:proofErr w:type="spellEnd"/>
            <w:r w:rsidRPr="005926EB">
              <w:rPr>
                <w:rFonts w:ascii="Calibri" w:eastAsia="Times New Roman" w:hAnsi="Calibri" w:cs="Calibri"/>
                <w:color w:val="000000"/>
                <w:lang w:val="es-ES" w:eastAsia="es-ES"/>
              </w:rPr>
              <w:t xml:space="preserve"> - ordinal - </w:t>
            </w:r>
            <w:proofErr w:type="spellStart"/>
            <w:r w:rsidRPr="005926EB">
              <w:rPr>
                <w:rFonts w:ascii="Calibri" w:eastAsia="Times New Roman" w:hAnsi="Calibri" w:cs="Calibri"/>
                <w:color w:val="000000"/>
                <w:lang w:val="es-ES" w:eastAsia="es-ES"/>
              </w:rPr>
              <w:t>continuous</w:t>
            </w:r>
            <w:proofErr w:type="spellEnd"/>
          </w:p>
        </w:tc>
        <w:tc>
          <w:tcPr>
            <w:tcW w:w="1660" w:type="dxa"/>
            <w:tcBorders>
              <w:top w:val="single" w:sz="4" w:space="0" w:color="5B9BD5"/>
              <w:left w:val="single" w:sz="4" w:space="0" w:color="5B9BD5"/>
              <w:bottom w:val="single" w:sz="4" w:space="0" w:color="5B9BD5"/>
              <w:right w:val="single" w:sz="4" w:space="0" w:color="5B9BD5"/>
            </w:tcBorders>
            <w:shd w:val="clear" w:color="auto" w:fill="auto"/>
            <w:noWrap/>
            <w:vAlign w:val="bottom"/>
            <w:hideMark/>
          </w:tcPr>
          <w:p w14:paraId="255FE19F" w14:textId="77777777" w:rsidR="005926EB" w:rsidRPr="005926EB" w:rsidRDefault="005926EB" w:rsidP="005926EB">
            <w:pPr>
              <w:spacing w:after="0" w:line="240" w:lineRule="auto"/>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23 - 97</w:t>
            </w:r>
          </w:p>
        </w:tc>
        <w:tc>
          <w:tcPr>
            <w:tcW w:w="1460" w:type="dxa"/>
            <w:tcBorders>
              <w:top w:val="single" w:sz="4" w:space="0" w:color="5B9BD5"/>
              <w:left w:val="single" w:sz="4" w:space="0" w:color="5B9BD5"/>
              <w:bottom w:val="single" w:sz="8" w:space="0" w:color="5B9BD5"/>
              <w:right w:val="single" w:sz="8" w:space="0" w:color="5B9BD5"/>
            </w:tcBorders>
            <w:shd w:val="clear" w:color="auto" w:fill="auto"/>
            <w:noWrap/>
            <w:vAlign w:val="center"/>
            <w:hideMark/>
          </w:tcPr>
          <w:p w14:paraId="6A5F6953" w14:textId="77777777" w:rsidR="005926EB" w:rsidRPr="005926EB" w:rsidRDefault="005926EB" w:rsidP="005926EB">
            <w:pPr>
              <w:spacing w:after="0" w:line="240" w:lineRule="auto"/>
              <w:jc w:val="right"/>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0.17</w:t>
            </w:r>
          </w:p>
        </w:tc>
      </w:tr>
      <w:tr w:rsidR="005926EB" w:rsidRPr="005926EB" w14:paraId="00A1D639" w14:textId="77777777" w:rsidTr="005926EB">
        <w:trPr>
          <w:trHeight w:val="880"/>
        </w:trPr>
        <w:tc>
          <w:tcPr>
            <w:tcW w:w="1600" w:type="dxa"/>
            <w:tcBorders>
              <w:top w:val="single" w:sz="4" w:space="0" w:color="5B9BD5"/>
              <w:left w:val="single" w:sz="8" w:space="0" w:color="5B9BD5"/>
              <w:bottom w:val="single" w:sz="8" w:space="0" w:color="5B9BD5"/>
              <w:right w:val="single" w:sz="8" w:space="0" w:color="5B9BD5"/>
            </w:tcBorders>
            <w:shd w:val="clear" w:color="000000" w:fill="DDEBF7"/>
            <w:noWrap/>
            <w:vAlign w:val="center"/>
            <w:hideMark/>
          </w:tcPr>
          <w:p w14:paraId="04ABE9A7" w14:textId="77777777" w:rsidR="005926EB" w:rsidRPr="005926EB" w:rsidRDefault="005926EB" w:rsidP="005926EB">
            <w:pPr>
              <w:spacing w:after="0" w:line="240" w:lineRule="auto"/>
              <w:jc w:val="center"/>
              <w:rPr>
                <w:rFonts w:ascii="Calibri" w:eastAsia="Times New Roman" w:hAnsi="Calibri" w:cs="Calibri"/>
                <w:b/>
                <w:bCs/>
                <w:color w:val="C00000"/>
                <w:lang w:val="es-ES" w:eastAsia="es-ES"/>
              </w:rPr>
            </w:pPr>
            <w:r w:rsidRPr="005926EB">
              <w:rPr>
                <w:rFonts w:ascii="Calibri" w:eastAsia="Times New Roman" w:hAnsi="Calibri" w:cs="Calibri"/>
                <w:b/>
                <w:bCs/>
                <w:color w:val="C00000"/>
                <w:lang w:val="es-ES" w:eastAsia="es-ES"/>
              </w:rPr>
              <w:t>dB</w:t>
            </w:r>
          </w:p>
        </w:tc>
        <w:tc>
          <w:tcPr>
            <w:tcW w:w="3240" w:type="dxa"/>
            <w:tcBorders>
              <w:top w:val="single" w:sz="4" w:space="0" w:color="5B9BD5"/>
              <w:left w:val="single" w:sz="4" w:space="0" w:color="5B9BD5"/>
              <w:bottom w:val="single" w:sz="8" w:space="0" w:color="5B9BD5"/>
              <w:right w:val="single" w:sz="8" w:space="0" w:color="5B9BD5"/>
            </w:tcBorders>
            <w:shd w:val="clear" w:color="000000" w:fill="DDEBF7"/>
            <w:vAlign w:val="center"/>
            <w:hideMark/>
          </w:tcPr>
          <w:p w14:paraId="522F4D29" w14:textId="77777777" w:rsidR="005926EB" w:rsidRPr="005926EB" w:rsidRDefault="005926EB" w:rsidP="005926EB">
            <w:pPr>
              <w:spacing w:after="0" w:line="240" w:lineRule="auto"/>
              <w:jc w:val="center"/>
              <w:rPr>
                <w:rFonts w:ascii="Calibri" w:eastAsia="Times New Roman" w:hAnsi="Calibri" w:cs="Calibri"/>
                <w:color w:val="000000"/>
                <w:lang w:val="en-GB" w:eastAsia="es-ES"/>
              </w:rPr>
            </w:pPr>
            <w:r w:rsidRPr="005926EB">
              <w:rPr>
                <w:rFonts w:ascii="Calibri" w:eastAsia="Times New Roman" w:hAnsi="Calibri" w:cs="Calibri"/>
                <w:color w:val="000000"/>
                <w:lang w:val="en-GB" w:eastAsia="es-ES"/>
              </w:rPr>
              <w:t>Loudness (measured in dB) - The higher the value, the louder the song</w:t>
            </w:r>
          </w:p>
        </w:tc>
        <w:tc>
          <w:tcPr>
            <w:tcW w:w="1480" w:type="dxa"/>
            <w:tcBorders>
              <w:top w:val="single" w:sz="4" w:space="0" w:color="5B9BD5"/>
              <w:left w:val="single" w:sz="4" w:space="0" w:color="5B9BD5"/>
              <w:bottom w:val="single" w:sz="8" w:space="0" w:color="5B9BD5"/>
              <w:right w:val="single" w:sz="8" w:space="0" w:color="5B9BD5"/>
            </w:tcBorders>
            <w:shd w:val="clear" w:color="DDEBF7" w:fill="DDEBF7"/>
            <w:vAlign w:val="center"/>
            <w:hideMark/>
          </w:tcPr>
          <w:p w14:paraId="7BAFFF26" w14:textId="77777777" w:rsidR="005926EB" w:rsidRPr="005926EB" w:rsidRDefault="005926EB" w:rsidP="005926EB">
            <w:pPr>
              <w:spacing w:after="0" w:line="240" w:lineRule="auto"/>
              <w:jc w:val="center"/>
              <w:rPr>
                <w:rFonts w:ascii="Calibri" w:eastAsia="Times New Roman" w:hAnsi="Calibri" w:cs="Calibri"/>
                <w:color w:val="000000"/>
                <w:lang w:val="es-ES" w:eastAsia="es-ES"/>
              </w:rPr>
            </w:pPr>
            <w:proofErr w:type="spellStart"/>
            <w:r w:rsidRPr="005926EB">
              <w:rPr>
                <w:rFonts w:ascii="Calibri" w:eastAsia="Times New Roman" w:hAnsi="Calibri" w:cs="Calibri"/>
                <w:color w:val="000000"/>
                <w:lang w:val="es-ES" w:eastAsia="es-ES"/>
              </w:rPr>
              <w:t>numeric</w:t>
            </w:r>
            <w:proofErr w:type="spellEnd"/>
            <w:r w:rsidRPr="005926EB">
              <w:rPr>
                <w:rFonts w:ascii="Calibri" w:eastAsia="Times New Roman" w:hAnsi="Calibri" w:cs="Calibri"/>
                <w:color w:val="000000"/>
                <w:lang w:val="es-ES" w:eastAsia="es-ES"/>
              </w:rPr>
              <w:t xml:space="preserve"> - ordinal - </w:t>
            </w:r>
            <w:proofErr w:type="spellStart"/>
            <w:r w:rsidRPr="005926EB">
              <w:rPr>
                <w:rFonts w:ascii="Calibri" w:eastAsia="Times New Roman" w:hAnsi="Calibri" w:cs="Calibri"/>
                <w:color w:val="000000"/>
                <w:lang w:val="es-ES" w:eastAsia="es-ES"/>
              </w:rPr>
              <w:t>continuous</w:t>
            </w:r>
            <w:proofErr w:type="spellEnd"/>
          </w:p>
        </w:tc>
        <w:tc>
          <w:tcPr>
            <w:tcW w:w="1660" w:type="dxa"/>
            <w:tcBorders>
              <w:top w:val="single" w:sz="4" w:space="0" w:color="5B9BD5"/>
              <w:left w:val="single" w:sz="4" w:space="0" w:color="5B9BD5"/>
              <w:bottom w:val="single" w:sz="4" w:space="0" w:color="5B9BD5"/>
              <w:right w:val="single" w:sz="4" w:space="0" w:color="5B9BD5"/>
            </w:tcBorders>
            <w:shd w:val="clear" w:color="DDEBF7" w:fill="DDEBF7"/>
            <w:noWrap/>
            <w:vAlign w:val="bottom"/>
            <w:hideMark/>
          </w:tcPr>
          <w:p w14:paraId="29DC4C2B" w14:textId="77777777" w:rsidR="005926EB" w:rsidRPr="005926EB" w:rsidRDefault="005926EB" w:rsidP="005926EB">
            <w:pPr>
              <w:spacing w:after="0" w:line="240" w:lineRule="auto"/>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 xml:space="preserve">(-15) </w:t>
            </w:r>
            <w:proofErr w:type="spellStart"/>
            <w:r w:rsidRPr="005926EB">
              <w:rPr>
                <w:rFonts w:ascii="Calibri" w:eastAsia="Times New Roman" w:hAnsi="Calibri" w:cs="Calibri"/>
                <w:color w:val="000000"/>
                <w:lang w:val="es-ES" w:eastAsia="es-ES"/>
              </w:rPr>
              <w:t>to</w:t>
            </w:r>
            <w:proofErr w:type="spellEnd"/>
            <w:r w:rsidRPr="005926EB">
              <w:rPr>
                <w:rFonts w:ascii="Calibri" w:eastAsia="Times New Roman" w:hAnsi="Calibri" w:cs="Calibri"/>
                <w:color w:val="000000"/>
                <w:lang w:val="es-ES" w:eastAsia="es-ES"/>
              </w:rPr>
              <w:t xml:space="preserve"> (-2)</w:t>
            </w:r>
          </w:p>
        </w:tc>
        <w:tc>
          <w:tcPr>
            <w:tcW w:w="1460" w:type="dxa"/>
            <w:tcBorders>
              <w:top w:val="single" w:sz="4" w:space="0" w:color="5B9BD5"/>
              <w:left w:val="single" w:sz="4" w:space="0" w:color="5B9BD5"/>
              <w:bottom w:val="single" w:sz="8" w:space="0" w:color="5B9BD5"/>
              <w:right w:val="single" w:sz="8" w:space="0" w:color="5B9BD5"/>
            </w:tcBorders>
            <w:shd w:val="clear" w:color="DDEBF7" w:fill="DDEBF7"/>
            <w:noWrap/>
            <w:vAlign w:val="center"/>
            <w:hideMark/>
          </w:tcPr>
          <w:p w14:paraId="0362CEBD" w14:textId="77777777" w:rsidR="005926EB" w:rsidRPr="005926EB" w:rsidRDefault="005926EB" w:rsidP="005926EB">
            <w:pPr>
              <w:spacing w:after="0" w:line="240" w:lineRule="auto"/>
              <w:jc w:val="right"/>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0.17</w:t>
            </w:r>
          </w:p>
        </w:tc>
      </w:tr>
      <w:tr w:rsidR="005926EB" w:rsidRPr="005926EB" w14:paraId="7DE19A7B" w14:textId="77777777" w:rsidTr="005926EB">
        <w:trPr>
          <w:trHeight w:val="880"/>
        </w:trPr>
        <w:tc>
          <w:tcPr>
            <w:tcW w:w="1600" w:type="dxa"/>
            <w:tcBorders>
              <w:top w:val="single" w:sz="4" w:space="0" w:color="5B9BD5"/>
              <w:left w:val="single" w:sz="8" w:space="0" w:color="5B9BD5"/>
              <w:bottom w:val="single" w:sz="8" w:space="0" w:color="5B9BD5"/>
              <w:right w:val="single" w:sz="8" w:space="0" w:color="5B9BD5"/>
            </w:tcBorders>
            <w:shd w:val="clear" w:color="000000" w:fill="FFFFFF"/>
            <w:noWrap/>
            <w:vAlign w:val="center"/>
            <w:hideMark/>
          </w:tcPr>
          <w:p w14:paraId="5BA3E69A" w14:textId="77777777" w:rsidR="005926EB" w:rsidRPr="005926EB" w:rsidRDefault="005926EB" w:rsidP="005926EB">
            <w:pPr>
              <w:spacing w:after="0" w:line="240" w:lineRule="auto"/>
              <w:jc w:val="center"/>
              <w:rPr>
                <w:rFonts w:ascii="Calibri" w:eastAsia="Times New Roman" w:hAnsi="Calibri" w:cs="Calibri"/>
                <w:b/>
                <w:bCs/>
                <w:color w:val="C00000"/>
                <w:lang w:val="es-ES" w:eastAsia="es-ES"/>
              </w:rPr>
            </w:pPr>
            <w:proofErr w:type="spellStart"/>
            <w:r w:rsidRPr="005926EB">
              <w:rPr>
                <w:rFonts w:ascii="Calibri" w:eastAsia="Times New Roman" w:hAnsi="Calibri" w:cs="Calibri"/>
                <w:b/>
                <w:bCs/>
                <w:color w:val="C00000"/>
                <w:lang w:val="es-ES" w:eastAsia="es-ES"/>
              </w:rPr>
              <w:t>live</w:t>
            </w:r>
            <w:proofErr w:type="spellEnd"/>
          </w:p>
        </w:tc>
        <w:tc>
          <w:tcPr>
            <w:tcW w:w="3240" w:type="dxa"/>
            <w:tcBorders>
              <w:top w:val="single" w:sz="4" w:space="0" w:color="5B9BD5"/>
              <w:left w:val="single" w:sz="4" w:space="0" w:color="5B9BD5"/>
              <w:bottom w:val="single" w:sz="8" w:space="0" w:color="5B9BD5"/>
              <w:right w:val="single" w:sz="8" w:space="0" w:color="5B9BD5"/>
            </w:tcBorders>
            <w:shd w:val="clear" w:color="000000" w:fill="FFFFFF"/>
            <w:vAlign w:val="center"/>
            <w:hideMark/>
          </w:tcPr>
          <w:p w14:paraId="39D28DFE" w14:textId="77777777" w:rsidR="005926EB" w:rsidRPr="005926EB" w:rsidRDefault="005926EB" w:rsidP="005926EB">
            <w:pPr>
              <w:spacing w:after="0" w:line="240" w:lineRule="auto"/>
              <w:jc w:val="center"/>
              <w:rPr>
                <w:rFonts w:ascii="Calibri" w:eastAsia="Times New Roman" w:hAnsi="Calibri" w:cs="Calibri"/>
                <w:color w:val="000000"/>
                <w:lang w:val="en-GB" w:eastAsia="es-ES"/>
              </w:rPr>
            </w:pPr>
            <w:r w:rsidRPr="005926EB">
              <w:rPr>
                <w:rFonts w:ascii="Calibri" w:eastAsia="Times New Roman" w:hAnsi="Calibri" w:cs="Calibri"/>
                <w:color w:val="000000"/>
                <w:lang w:val="en-GB" w:eastAsia="es-ES"/>
              </w:rPr>
              <w:t>Liveness - The higher the value, the more likely the song is a live recording</w:t>
            </w:r>
          </w:p>
        </w:tc>
        <w:tc>
          <w:tcPr>
            <w:tcW w:w="1480" w:type="dxa"/>
            <w:tcBorders>
              <w:top w:val="single" w:sz="4" w:space="0" w:color="5B9BD5"/>
              <w:left w:val="single" w:sz="4" w:space="0" w:color="5B9BD5"/>
              <w:bottom w:val="single" w:sz="8" w:space="0" w:color="5B9BD5"/>
              <w:right w:val="single" w:sz="8" w:space="0" w:color="5B9BD5"/>
            </w:tcBorders>
            <w:shd w:val="clear" w:color="auto" w:fill="auto"/>
            <w:vAlign w:val="center"/>
            <w:hideMark/>
          </w:tcPr>
          <w:p w14:paraId="5D9E2BBA" w14:textId="77777777" w:rsidR="005926EB" w:rsidRPr="005926EB" w:rsidRDefault="005926EB" w:rsidP="005926EB">
            <w:pPr>
              <w:spacing w:after="0" w:line="240" w:lineRule="auto"/>
              <w:jc w:val="center"/>
              <w:rPr>
                <w:rFonts w:ascii="Calibri" w:eastAsia="Times New Roman" w:hAnsi="Calibri" w:cs="Calibri"/>
                <w:color w:val="000000"/>
                <w:lang w:val="es-ES" w:eastAsia="es-ES"/>
              </w:rPr>
            </w:pPr>
            <w:proofErr w:type="spellStart"/>
            <w:r w:rsidRPr="005926EB">
              <w:rPr>
                <w:rFonts w:ascii="Calibri" w:eastAsia="Times New Roman" w:hAnsi="Calibri" w:cs="Calibri"/>
                <w:color w:val="000000"/>
                <w:lang w:val="es-ES" w:eastAsia="es-ES"/>
              </w:rPr>
              <w:t>numeric</w:t>
            </w:r>
            <w:proofErr w:type="spellEnd"/>
            <w:r w:rsidRPr="005926EB">
              <w:rPr>
                <w:rFonts w:ascii="Calibri" w:eastAsia="Times New Roman" w:hAnsi="Calibri" w:cs="Calibri"/>
                <w:color w:val="000000"/>
                <w:lang w:val="es-ES" w:eastAsia="es-ES"/>
              </w:rPr>
              <w:t xml:space="preserve"> - ordinal - </w:t>
            </w:r>
            <w:proofErr w:type="spellStart"/>
            <w:r w:rsidRPr="005926EB">
              <w:rPr>
                <w:rFonts w:ascii="Calibri" w:eastAsia="Times New Roman" w:hAnsi="Calibri" w:cs="Calibri"/>
                <w:color w:val="000000"/>
                <w:lang w:val="es-ES" w:eastAsia="es-ES"/>
              </w:rPr>
              <w:t>continuous</w:t>
            </w:r>
            <w:proofErr w:type="spellEnd"/>
          </w:p>
        </w:tc>
        <w:tc>
          <w:tcPr>
            <w:tcW w:w="1660" w:type="dxa"/>
            <w:tcBorders>
              <w:top w:val="single" w:sz="4" w:space="0" w:color="5B9BD5"/>
              <w:left w:val="single" w:sz="4" w:space="0" w:color="5B9BD5"/>
              <w:bottom w:val="single" w:sz="4" w:space="0" w:color="5B9BD5"/>
              <w:right w:val="single" w:sz="4" w:space="0" w:color="5B9BD5"/>
            </w:tcBorders>
            <w:shd w:val="clear" w:color="auto" w:fill="auto"/>
            <w:noWrap/>
            <w:vAlign w:val="bottom"/>
            <w:hideMark/>
          </w:tcPr>
          <w:p w14:paraId="18007256" w14:textId="77777777" w:rsidR="005926EB" w:rsidRPr="005926EB" w:rsidRDefault="005926EB" w:rsidP="005926EB">
            <w:pPr>
              <w:spacing w:after="0" w:line="240" w:lineRule="auto"/>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2 - 74</w:t>
            </w:r>
          </w:p>
        </w:tc>
        <w:tc>
          <w:tcPr>
            <w:tcW w:w="1460" w:type="dxa"/>
            <w:tcBorders>
              <w:top w:val="single" w:sz="4" w:space="0" w:color="5B9BD5"/>
              <w:left w:val="single" w:sz="4" w:space="0" w:color="5B9BD5"/>
              <w:bottom w:val="single" w:sz="8" w:space="0" w:color="5B9BD5"/>
              <w:right w:val="single" w:sz="8" w:space="0" w:color="5B9BD5"/>
            </w:tcBorders>
            <w:shd w:val="clear" w:color="auto" w:fill="auto"/>
            <w:noWrap/>
            <w:vAlign w:val="center"/>
            <w:hideMark/>
          </w:tcPr>
          <w:p w14:paraId="642F1911" w14:textId="77777777" w:rsidR="005926EB" w:rsidRPr="005926EB" w:rsidRDefault="005926EB" w:rsidP="005926EB">
            <w:pPr>
              <w:spacing w:after="0" w:line="240" w:lineRule="auto"/>
              <w:jc w:val="right"/>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0.17</w:t>
            </w:r>
          </w:p>
        </w:tc>
      </w:tr>
      <w:tr w:rsidR="005926EB" w:rsidRPr="005926EB" w14:paraId="1BBBEEE7" w14:textId="77777777" w:rsidTr="005926EB">
        <w:trPr>
          <w:trHeight w:val="880"/>
        </w:trPr>
        <w:tc>
          <w:tcPr>
            <w:tcW w:w="1600" w:type="dxa"/>
            <w:tcBorders>
              <w:top w:val="single" w:sz="4" w:space="0" w:color="5B9BD5"/>
              <w:left w:val="single" w:sz="8" w:space="0" w:color="5B9BD5"/>
              <w:bottom w:val="single" w:sz="8" w:space="0" w:color="5B9BD5"/>
              <w:right w:val="single" w:sz="8" w:space="0" w:color="5B9BD5"/>
            </w:tcBorders>
            <w:shd w:val="clear" w:color="000000" w:fill="DDEBF7"/>
            <w:noWrap/>
            <w:vAlign w:val="center"/>
            <w:hideMark/>
          </w:tcPr>
          <w:p w14:paraId="52F063CF" w14:textId="77777777" w:rsidR="005926EB" w:rsidRPr="005926EB" w:rsidRDefault="005926EB" w:rsidP="005926EB">
            <w:pPr>
              <w:spacing w:after="0" w:line="240" w:lineRule="auto"/>
              <w:jc w:val="center"/>
              <w:rPr>
                <w:rFonts w:ascii="Calibri" w:eastAsia="Times New Roman" w:hAnsi="Calibri" w:cs="Calibri"/>
                <w:b/>
                <w:bCs/>
                <w:color w:val="C00000"/>
                <w:lang w:val="es-ES" w:eastAsia="es-ES"/>
              </w:rPr>
            </w:pPr>
            <w:r w:rsidRPr="005926EB">
              <w:rPr>
                <w:rFonts w:ascii="Calibri" w:eastAsia="Times New Roman" w:hAnsi="Calibri" w:cs="Calibri"/>
                <w:b/>
                <w:bCs/>
                <w:color w:val="C00000"/>
                <w:lang w:val="es-ES" w:eastAsia="es-ES"/>
              </w:rPr>
              <w:t>val</w:t>
            </w:r>
          </w:p>
        </w:tc>
        <w:tc>
          <w:tcPr>
            <w:tcW w:w="3240" w:type="dxa"/>
            <w:tcBorders>
              <w:top w:val="single" w:sz="4" w:space="0" w:color="5B9BD5"/>
              <w:left w:val="single" w:sz="4" w:space="0" w:color="5B9BD5"/>
              <w:bottom w:val="single" w:sz="8" w:space="0" w:color="5B9BD5"/>
              <w:right w:val="single" w:sz="8" w:space="0" w:color="5B9BD5"/>
            </w:tcBorders>
            <w:shd w:val="clear" w:color="DDEBF7" w:fill="DDEBF7"/>
            <w:vAlign w:val="center"/>
            <w:hideMark/>
          </w:tcPr>
          <w:p w14:paraId="6B31D13E" w14:textId="77777777" w:rsidR="005926EB" w:rsidRPr="005926EB" w:rsidRDefault="005926EB" w:rsidP="005926EB">
            <w:pPr>
              <w:spacing w:after="0" w:line="240" w:lineRule="auto"/>
              <w:jc w:val="center"/>
              <w:rPr>
                <w:rFonts w:ascii="Calibri" w:eastAsia="Times New Roman" w:hAnsi="Calibri" w:cs="Calibri"/>
                <w:color w:val="000000"/>
                <w:lang w:val="en-GB" w:eastAsia="es-ES"/>
              </w:rPr>
            </w:pPr>
            <w:r w:rsidRPr="005926EB">
              <w:rPr>
                <w:rFonts w:ascii="Calibri" w:eastAsia="Times New Roman" w:hAnsi="Calibri" w:cs="Calibri"/>
                <w:color w:val="000000"/>
                <w:lang w:val="en-GB" w:eastAsia="es-ES"/>
              </w:rPr>
              <w:t>Valence - The higher the value, the more positive mood for the song</w:t>
            </w:r>
          </w:p>
        </w:tc>
        <w:tc>
          <w:tcPr>
            <w:tcW w:w="1480" w:type="dxa"/>
            <w:tcBorders>
              <w:top w:val="single" w:sz="4" w:space="0" w:color="5B9BD5"/>
              <w:left w:val="single" w:sz="4" w:space="0" w:color="5B9BD5"/>
              <w:bottom w:val="single" w:sz="8" w:space="0" w:color="5B9BD5"/>
              <w:right w:val="single" w:sz="8" w:space="0" w:color="5B9BD5"/>
            </w:tcBorders>
            <w:shd w:val="clear" w:color="DDEBF7" w:fill="DDEBF7"/>
            <w:vAlign w:val="center"/>
            <w:hideMark/>
          </w:tcPr>
          <w:p w14:paraId="71351794" w14:textId="77777777" w:rsidR="005926EB" w:rsidRPr="005926EB" w:rsidRDefault="005926EB" w:rsidP="005926EB">
            <w:pPr>
              <w:spacing w:after="0" w:line="240" w:lineRule="auto"/>
              <w:jc w:val="center"/>
              <w:rPr>
                <w:rFonts w:ascii="Calibri" w:eastAsia="Times New Roman" w:hAnsi="Calibri" w:cs="Calibri"/>
                <w:color w:val="000000"/>
                <w:lang w:val="es-ES" w:eastAsia="es-ES"/>
              </w:rPr>
            </w:pPr>
            <w:proofErr w:type="spellStart"/>
            <w:r w:rsidRPr="005926EB">
              <w:rPr>
                <w:rFonts w:ascii="Calibri" w:eastAsia="Times New Roman" w:hAnsi="Calibri" w:cs="Calibri"/>
                <w:color w:val="000000"/>
                <w:lang w:val="es-ES" w:eastAsia="es-ES"/>
              </w:rPr>
              <w:t>numeric</w:t>
            </w:r>
            <w:proofErr w:type="spellEnd"/>
            <w:r w:rsidRPr="005926EB">
              <w:rPr>
                <w:rFonts w:ascii="Calibri" w:eastAsia="Times New Roman" w:hAnsi="Calibri" w:cs="Calibri"/>
                <w:color w:val="000000"/>
                <w:lang w:val="es-ES" w:eastAsia="es-ES"/>
              </w:rPr>
              <w:t xml:space="preserve"> - ordinal - </w:t>
            </w:r>
            <w:proofErr w:type="spellStart"/>
            <w:r w:rsidRPr="005926EB">
              <w:rPr>
                <w:rFonts w:ascii="Calibri" w:eastAsia="Times New Roman" w:hAnsi="Calibri" w:cs="Calibri"/>
                <w:color w:val="000000"/>
                <w:lang w:val="es-ES" w:eastAsia="es-ES"/>
              </w:rPr>
              <w:t>continuous</w:t>
            </w:r>
            <w:proofErr w:type="spellEnd"/>
          </w:p>
        </w:tc>
        <w:tc>
          <w:tcPr>
            <w:tcW w:w="1660" w:type="dxa"/>
            <w:tcBorders>
              <w:top w:val="single" w:sz="4" w:space="0" w:color="5B9BD5"/>
              <w:left w:val="single" w:sz="4" w:space="0" w:color="5B9BD5"/>
              <w:bottom w:val="single" w:sz="4" w:space="0" w:color="5B9BD5"/>
              <w:right w:val="single" w:sz="4" w:space="0" w:color="5B9BD5"/>
            </w:tcBorders>
            <w:shd w:val="clear" w:color="DDEBF7" w:fill="DDEBF7"/>
            <w:noWrap/>
            <w:vAlign w:val="bottom"/>
            <w:hideMark/>
          </w:tcPr>
          <w:p w14:paraId="1CD683E0" w14:textId="77777777" w:rsidR="005926EB" w:rsidRPr="005926EB" w:rsidRDefault="005926EB" w:rsidP="005926EB">
            <w:pPr>
              <w:spacing w:after="0" w:line="240" w:lineRule="auto"/>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4 - 98</w:t>
            </w:r>
          </w:p>
        </w:tc>
        <w:tc>
          <w:tcPr>
            <w:tcW w:w="1460" w:type="dxa"/>
            <w:tcBorders>
              <w:top w:val="single" w:sz="4" w:space="0" w:color="5B9BD5"/>
              <w:left w:val="single" w:sz="4" w:space="0" w:color="5B9BD5"/>
              <w:bottom w:val="single" w:sz="8" w:space="0" w:color="5B9BD5"/>
              <w:right w:val="single" w:sz="8" w:space="0" w:color="5B9BD5"/>
            </w:tcBorders>
            <w:shd w:val="clear" w:color="DDEBF7" w:fill="DDEBF7"/>
            <w:noWrap/>
            <w:vAlign w:val="center"/>
            <w:hideMark/>
          </w:tcPr>
          <w:p w14:paraId="6C8DECA2" w14:textId="77777777" w:rsidR="005926EB" w:rsidRPr="005926EB" w:rsidRDefault="005926EB" w:rsidP="005926EB">
            <w:pPr>
              <w:spacing w:after="0" w:line="240" w:lineRule="auto"/>
              <w:jc w:val="right"/>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0.17</w:t>
            </w:r>
          </w:p>
        </w:tc>
      </w:tr>
      <w:tr w:rsidR="005926EB" w:rsidRPr="005926EB" w14:paraId="1DEF50E1" w14:textId="77777777" w:rsidTr="005926EB">
        <w:trPr>
          <w:trHeight w:val="880"/>
        </w:trPr>
        <w:tc>
          <w:tcPr>
            <w:tcW w:w="1600" w:type="dxa"/>
            <w:tcBorders>
              <w:top w:val="single" w:sz="4" w:space="0" w:color="5B9BD5"/>
              <w:left w:val="single" w:sz="8" w:space="0" w:color="5B9BD5"/>
              <w:bottom w:val="single" w:sz="8" w:space="0" w:color="5B9BD5"/>
              <w:right w:val="single" w:sz="8" w:space="0" w:color="5B9BD5"/>
            </w:tcBorders>
            <w:shd w:val="clear" w:color="000000" w:fill="FFFFFF"/>
            <w:noWrap/>
            <w:vAlign w:val="center"/>
            <w:hideMark/>
          </w:tcPr>
          <w:p w14:paraId="13C8C4B3" w14:textId="77777777" w:rsidR="005926EB" w:rsidRPr="005926EB" w:rsidRDefault="005926EB" w:rsidP="005926EB">
            <w:pPr>
              <w:spacing w:after="0" w:line="240" w:lineRule="auto"/>
              <w:jc w:val="center"/>
              <w:rPr>
                <w:rFonts w:ascii="Calibri" w:eastAsia="Times New Roman" w:hAnsi="Calibri" w:cs="Calibri"/>
                <w:b/>
                <w:bCs/>
                <w:color w:val="C00000"/>
                <w:lang w:val="es-ES" w:eastAsia="es-ES"/>
              </w:rPr>
            </w:pPr>
            <w:proofErr w:type="spellStart"/>
            <w:r w:rsidRPr="005926EB">
              <w:rPr>
                <w:rFonts w:ascii="Calibri" w:eastAsia="Times New Roman" w:hAnsi="Calibri" w:cs="Calibri"/>
                <w:b/>
                <w:bCs/>
                <w:color w:val="C00000"/>
                <w:lang w:val="es-ES" w:eastAsia="es-ES"/>
              </w:rPr>
              <w:t>dur</w:t>
            </w:r>
            <w:proofErr w:type="spellEnd"/>
          </w:p>
        </w:tc>
        <w:tc>
          <w:tcPr>
            <w:tcW w:w="3240" w:type="dxa"/>
            <w:tcBorders>
              <w:top w:val="single" w:sz="4" w:space="0" w:color="5B9BD5"/>
              <w:left w:val="single" w:sz="4" w:space="0" w:color="5B9BD5"/>
              <w:bottom w:val="single" w:sz="8" w:space="0" w:color="5B9BD5"/>
              <w:right w:val="single" w:sz="8" w:space="0" w:color="5B9BD5"/>
            </w:tcBorders>
            <w:shd w:val="clear" w:color="000000" w:fill="FFFFFF"/>
            <w:vAlign w:val="center"/>
            <w:hideMark/>
          </w:tcPr>
          <w:p w14:paraId="182EC406" w14:textId="77777777" w:rsidR="005926EB" w:rsidRPr="005926EB" w:rsidRDefault="005926EB" w:rsidP="005926EB">
            <w:pPr>
              <w:spacing w:after="0" w:line="240" w:lineRule="auto"/>
              <w:jc w:val="center"/>
              <w:rPr>
                <w:rFonts w:ascii="Calibri" w:eastAsia="Times New Roman" w:hAnsi="Calibri" w:cs="Calibri"/>
                <w:color w:val="000000"/>
                <w:lang w:val="en-GB" w:eastAsia="es-ES"/>
              </w:rPr>
            </w:pPr>
            <w:r w:rsidRPr="005926EB">
              <w:rPr>
                <w:rFonts w:ascii="Calibri" w:eastAsia="Times New Roman" w:hAnsi="Calibri" w:cs="Calibri"/>
                <w:color w:val="000000"/>
                <w:lang w:val="en-GB" w:eastAsia="es-ES"/>
              </w:rPr>
              <w:t>Duration - The length of the song</w:t>
            </w:r>
          </w:p>
        </w:tc>
        <w:tc>
          <w:tcPr>
            <w:tcW w:w="1480" w:type="dxa"/>
            <w:tcBorders>
              <w:top w:val="single" w:sz="4" w:space="0" w:color="5B9BD5"/>
              <w:left w:val="single" w:sz="4" w:space="0" w:color="5B9BD5"/>
              <w:bottom w:val="single" w:sz="8" w:space="0" w:color="5B9BD5"/>
              <w:right w:val="single" w:sz="8" w:space="0" w:color="5B9BD5"/>
            </w:tcBorders>
            <w:shd w:val="clear" w:color="auto" w:fill="auto"/>
            <w:vAlign w:val="center"/>
            <w:hideMark/>
          </w:tcPr>
          <w:p w14:paraId="5522C81C" w14:textId="77777777" w:rsidR="005926EB" w:rsidRPr="005926EB" w:rsidRDefault="005926EB" w:rsidP="005926EB">
            <w:pPr>
              <w:spacing w:after="0" w:line="240" w:lineRule="auto"/>
              <w:jc w:val="center"/>
              <w:rPr>
                <w:rFonts w:ascii="Calibri" w:eastAsia="Times New Roman" w:hAnsi="Calibri" w:cs="Calibri"/>
                <w:color w:val="000000"/>
                <w:lang w:val="es-ES" w:eastAsia="es-ES"/>
              </w:rPr>
            </w:pPr>
            <w:proofErr w:type="spellStart"/>
            <w:r w:rsidRPr="005926EB">
              <w:rPr>
                <w:rFonts w:ascii="Calibri" w:eastAsia="Times New Roman" w:hAnsi="Calibri" w:cs="Calibri"/>
                <w:color w:val="000000"/>
                <w:lang w:val="es-ES" w:eastAsia="es-ES"/>
              </w:rPr>
              <w:t>numeric</w:t>
            </w:r>
            <w:proofErr w:type="spellEnd"/>
            <w:r w:rsidRPr="005926EB">
              <w:rPr>
                <w:rFonts w:ascii="Calibri" w:eastAsia="Times New Roman" w:hAnsi="Calibri" w:cs="Calibri"/>
                <w:color w:val="000000"/>
                <w:lang w:val="es-ES" w:eastAsia="es-ES"/>
              </w:rPr>
              <w:t xml:space="preserve"> - ordinal - </w:t>
            </w:r>
            <w:proofErr w:type="spellStart"/>
            <w:r w:rsidRPr="005926EB">
              <w:rPr>
                <w:rFonts w:ascii="Calibri" w:eastAsia="Times New Roman" w:hAnsi="Calibri" w:cs="Calibri"/>
                <w:color w:val="000000"/>
                <w:lang w:val="es-ES" w:eastAsia="es-ES"/>
              </w:rPr>
              <w:t>continuous</w:t>
            </w:r>
            <w:proofErr w:type="spellEnd"/>
          </w:p>
        </w:tc>
        <w:tc>
          <w:tcPr>
            <w:tcW w:w="1660" w:type="dxa"/>
            <w:tcBorders>
              <w:top w:val="single" w:sz="4" w:space="0" w:color="5B9BD5"/>
              <w:left w:val="single" w:sz="4" w:space="0" w:color="5B9BD5"/>
              <w:bottom w:val="single" w:sz="4" w:space="0" w:color="5B9BD5"/>
              <w:right w:val="single" w:sz="4" w:space="0" w:color="5B9BD5"/>
            </w:tcBorders>
            <w:shd w:val="clear" w:color="auto" w:fill="auto"/>
            <w:noWrap/>
            <w:vAlign w:val="bottom"/>
            <w:hideMark/>
          </w:tcPr>
          <w:p w14:paraId="3263C146" w14:textId="77777777" w:rsidR="005926EB" w:rsidRPr="005926EB" w:rsidRDefault="005926EB" w:rsidP="005926EB">
            <w:pPr>
              <w:spacing w:after="0" w:line="240" w:lineRule="auto"/>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134 - 424</w:t>
            </w:r>
          </w:p>
        </w:tc>
        <w:tc>
          <w:tcPr>
            <w:tcW w:w="1460" w:type="dxa"/>
            <w:tcBorders>
              <w:top w:val="single" w:sz="4" w:space="0" w:color="5B9BD5"/>
              <w:left w:val="single" w:sz="4" w:space="0" w:color="5B9BD5"/>
              <w:bottom w:val="single" w:sz="4" w:space="0" w:color="5B9BD5"/>
              <w:right w:val="single" w:sz="8" w:space="0" w:color="5B9BD5"/>
            </w:tcBorders>
            <w:shd w:val="clear" w:color="auto" w:fill="auto"/>
            <w:noWrap/>
            <w:vAlign w:val="center"/>
            <w:hideMark/>
          </w:tcPr>
          <w:p w14:paraId="37FA71DF" w14:textId="77777777" w:rsidR="005926EB" w:rsidRPr="005926EB" w:rsidRDefault="005926EB" w:rsidP="005926EB">
            <w:pPr>
              <w:spacing w:after="0" w:line="240" w:lineRule="auto"/>
              <w:jc w:val="right"/>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0</w:t>
            </w:r>
          </w:p>
        </w:tc>
      </w:tr>
      <w:tr w:rsidR="005926EB" w:rsidRPr="005926EB" w14:paraId="70FCADCC" w14:textId="77777777" w:rsidTr="005926EB">
        <w:trPr>
          <w:trHeight w:val="880"/>
        </w:trPr>
        <w:tc>
          <w:tcPr>
            <w:tcW w:w="1600" w:type="dxa"/>
            <w:tcBorders>
              <w:top w:val="single" w:sz="4" w:space="0" w:color="5B9BD5"/>
              <w:left w:val="single" w:sz="8" w:space="0" w:color="5B9BD5"/>
              <w:bottom w:val="single" w:sz="8" w:space="0" w:color="5B9BD5"/>
              <w:right w:val="single" w:sz="8" w:space="0" w:color="5B9BD5"/>
            </w:tcBorders>
            <w:shd w:val="clear" w:color="000000" w:fill="DDEBF7"/>
            <w:noWrap/>
            <w:vAlign w:val="center"/>
            <w:hideMark/>
          </w:tcPr>
          <w:p w14:paraId="00FE8B8D" w14:textId="77777777" w:rsidR="005926EB" w:rsidRPr="005926EB" w:rsidRDefault="005926EB" w:rsidP="005926EB">
            <w:pPr>
              <w:spacing w:after="0" w:line="240" w:lineRule="auto"/>
              <w:jc w:val="center"/>
              <w:rPr>
                <w:rFonts w:ascii="Calibri" w:eastAsia="Times New Roman" w:hAnsi="Calibri" w:cs="Calibri"/>
                <w:b/>
                <w:bCs/>
                <w:color w:val="C00000"/>
                <w:lang w:val="es-ES" w:eastAsia="es-ES"/>
              </w:rPr>
            </w:pPr>
            <w:proofErr w:type="spellStart"/>
            <w:r w:rsidRPr="005926EB">
              <w:rPr>
                <w:rFonts w:ascii="Calibri" w:eastAsia="Times New Roman" w:hAnsi="Calibri" w:cs="Calibri"/>
                <w:b/>
                <w:bCs/>
                <w:color w:val="C00000"/>
                <w:lang w:val="es-ES" w:eastAsia="es-ES"/>
              </w:rPr>
              <w:t>acous</w:t>
            </w:r>
            <w:proofErr w:type="spellEnd"/>
          </w:p>
        </w:tc>
        <w:tc>
          <w:tcPr>
            <w:tcW w:w="3240" w:type="dxa"/>
            <w:tcBorders>
              <w:top w:val="single" w:sz="4" w:space="0" w:color="5B9BD5"/>
              <w:left w:val="single" w:sz="4" w:space="0" w:color="5B9BD5"/>
              <w:bottom w:val="single" w:sz="8" w:space="0" w:color="5B9BD5"/>
              <w:right w:val="single" w:sz="8" w:space="0" w:color="5B9BD5"/>
            </w:tcBorders>
            <w:shd w:val="clear" w:color="000000" w:fill="DDEBF7"/>
            <w:vAlign w:val="center"/>
            <w:hideMark/>
          </w:tcPr>
          <w:p w14:paraId="403C6276" w14:textId="77777777" w:rsidR="005926EB" w:rsidRPr="005926EB" w:rsidRDefault="005926EB" w:rsidP="005926EB">
            <w:pPr>
              <w:spacing w:after="0" w:line="240" w:lineRule="auto"/>
              <w:jc w:val="center"/>
              <w:rPr>
                <w:rFonts w:ascii="Calibri" w:eastAsia="Times New Roman" w:hAnsi="Calibri" w:cs="Calibri"/>
                <w:color w:val="000000"/>
                <w:lang w:val="en-GB" w:eastAsia="es-ES"/>
              </w:rPr>
            </w:pPr>
            <w:proofErr w:type="spellStart"/>
            <w:r w:rsidRPr="005926EB">
              <w:rPr>
                <w:rFonts w:ascii="Calibri" w:eastAsia="Times New Roman" w:hAnsi="Calibri" w:cs="Calibri"/>
                <w:color w:val="000000"/>
                <w:lang w:val="en-GB" w:eastAsia="es-ES"/>
              </w:rPr>
              <w:t>Acousticness</w:t>
            </w:r>
            <w:proofErr w:type="spellEnd"/>
            <w:r w:rsidRPr="005926EB">
              <w:rPr>
                <w:rFonts w:ascii="Calibri" w:eastAsia="Times New Roman" w:hAnsi="Calibri" w:cs="Calibri"/>
                <w:color w:val="000000"/>
                <w:lang w:val="en-GB" w:eastAsia="es-ES"/>
              </w:rPr>
              <w:t xml:space="preserve"> - The higher the value, the more acoustic the song is</w:t>
            </w:r>
          </w:p>
        </w:tc>
        <w:tc>
          <w:tcPr>
            <w:tcW w:w="1480" w:type="dxa"/>
            <w:tcBorders>
              <w:top w:val="single" w:sz="4" w:space="0" w:color="5B9BD5"/>
              <w:left w:val="single" w:sz="4" w:space="0" w:color="5B9BD5"/>
              <w:bottom w:val="single" w:sz="8" w:space="0" w:color="5B9BD5"/>
              <w:right w:val="single" w:sz="8" w:space="0" w:color="5B9BD5"/>
            </w:tcBorders>
            <w:shd w:val="clear" w:color="DDEBF7" w:fill="DDEBF7"/>
            <w:vAlign w:val="center"/>
            <w:hideMark/>
          </w:tcPr>
          <w:p w14:paraId="679A1239" w14:textId="77777777" w:rsidR="005926EB" w:rsidRPr="005926EB" w:rsidRDefault="005926EB" w:rsidP="005926EB">
            <w:pPr>
              <w:spacing w:after="0" w:line="240" w:lineRule="auto"/>
              <w:jc w:val="center"/>
              <w:rPr>
                <w:rFonts w:ascii="Calibri" w:eastAsia="Times New Roman" w:hAnsi="Calibri" w:cs="Calibri"/>
                <w:color w:val="000000"/>
                <w:lang w:val="es-ES" w:eastAsia="es-ES"/>
              </w:rPr>
            </w:pPr>
            <w:proofErr w:type="spellStart"/>
            <w:r w:rsidRPr="005926EB">
              <w:rPr>
                <w:rFonts w:ascii="Calibri" w:eastAsia="Times New Roman" w:hAnsi="Calibri" w:cs="Calibri"/>
                <w:color w:val="000000"/>
                <w:lang w:val="es-ES" w:eastAsia="es-ES"/>
              </w:rPr>
              <w:t>numeric</w:t>
            </w:r>
            <w:proofErr w:type="spellEnd"/>
            <w:r w:rsidRPr="005926EB">
              <w:rPr>
                <w:rFonts w:ascii="Calibri" w:eastAsia="Times New Roman" w:hAnsi="Calibri" w:cs="Calibri"/>
                <w:color w:val="000000"/>
                <w:lang w:val="es-ES" w:eastAsia="es-ES"/>
              </w:rPr>
              <w:t xml:space="preserve"> - ordinal - </w:t>
            </w:r>
            <w:proofErr w:type="spellStart"/>
            <w:r w:rsidRPr="005926EB">
              <w:rPr>
                <w:rFonts w:ascii="Calibri" w:eastAsia="Times New Roman" w:hAnsi="Calibri" w:cs="Calibri"/>
                <w:color w:val="000000"/>
                <w:lang w:val="es-ES" w:eastAsia="es-ES"/>
              </w:rPr>
              <w:t>continuous</w:t>
            </w:r>
            <w:proofErr w:type="spellEnd"/>
          </w:p>
        </w:tc>
        <w:tc>
          <w:tcPr>
            <w:tcW w:w="1660" w:type="dxa"/>
            <w:tcBorders>
              <w:top w:val="single" w:sz="4" w:space="0" w:color="5B9BD5"/>
              <w:left w:val="single" w:sz="4" w:space="0" w:color="5B9BD5"/>
              <w:bottom w:val="single" w:sz="4" w:space="0" w:color="5B9BD5"/>
              <w:right w:val="single" w:sz="4" w:space="0" w:color="5B9BD5"/>
            </w:tcBorders>
            <w:shd w:val="clear" w:color="DDEBF7" w:fill="DDEBF7"/>
            <w:noWrap/>
            <w:vAlign w:val="bottom"/>
            <w:hideMark/>
          </w:tcPr>
          <w:p w14:paraId="1CB9F358" w14:textId="77777777" w:rsidR="005926EB" w:rsidRPr="005926EB" w:rsidRDefault="005926EB" w:rsidP="005926EB">
            <w:pPr>
              <w:spacing w:after="0" w:line="240" w:lineRule="auto"/>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0 - 99</w:t>
            </w:r>
          </w:p>
        </w:tc>
        <w:tc>
          <w:tcPr>
            <w:tcW w:w="1460" w:type="dxa"/>
            <w:tcBorders>
              <w:top w:val="single" w:sz="4" w:space="0" w:color="5B9BD5"/>
              <w:left w:val="single" w:sz="4" w:space="0" w:color="5B9BD5"/>
              <w:bottom w:val="single" w:sz="8" w:space="0" w:color="5B9BD5"/>
              <w:right w:val="single" w:sz="8" w:space="0" w:color="5B9BD5"/>
            </w:tcBorders>
            <w:shd w:val="clear" w:color="DDEBF7" w:fill="DDEBF7"/>
            <w:noWrap/>
            <w:vAlign w:val="center"/>
            <w:hideMark/>
          </w:tcPr>
          <w:p w14:paraId="24B93A42" w14:textId="77777777" w:rsidR="005926EB" w:rsidRPr="005926EB" w:rsidRDefault="005926EB" w:rsidP="005926EB">
            <w:pPr>
              <w:spacing w:after="0" w:line="240" w:lineRule="auto"/>
              <w:jc w:val="right"/>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0.17</w:t>
            </w:r>
          </w:p>
        </w:tc>
      </w:tr>
      <w:tr w:rsidR="005926EB" w:rsidRPr="005926EB" w14:paraId="5A255D88" w14:textId="77777777" w:rsidTr="005926EB">
        <w:trPr>
          <w:trHeight w:val="880"/>
        </w:trPr>
        <w:tc>
          <w:tcPr>
            <w:tcW w:w="1600" w:type="dxa"/>
            <w:tcBorders>
              <w:top w:val="single" w:sz="4" w:space="0" w:color="5B9BD5"/>
              <w:left w:val="single" w:sz="8" w:space="0" w:color="5B9BD5"/>
              <w:bottom w:val="single" w:sz="8" w:space="0" w:color="5B9BD5"/>
              <w:right w:val="single" w:sz="8" w:space="0" w:color="5B9BD5"/>
            </w:tcBorders>
            <w:shd w:val="clear" w:color="000000" w:fill="FFFFFF"/>
            <w:noWrap/>
            <w:vAlign w:val="center"/>
            <w:hideMark/>
          </w:tcPr>
          <w:p w14:paraId="28A45150" w14:textId="77777777" w:rsidR="005926EB" w:rsidRPr="005926EB" w:rsidRDefault="005926EB" w:rsidP="005926EB">
            <w:pPr>
              <w:spacing w:after="0" w:line="240" w:lineRule="auto"/>
              <w:jc w:val="center"/>
              <w:rPr>
                <w:rFonts w:ascii="Calibri" w:eastAsia="Times New Roman" w:hAnsi="Calibri" w:cs="Calibri"/>
                <w:b/>
                <w:bCs/>
                <w:color w:val="C00000"/>
                <w:lang w:val="es-ES" w:eastAsia="es-ES"/>
              </w:rPr>
            </w:pPr>
            <w:proofErr w:type="spellStart"/>
            <w:r w:rsidRPr="005926EB">
              <w:rPr>
                <w:rFonts w:ascii="Calibri" w:eastAsia="Times New Roman" w:hAnsi="Calibri" w:cs="Calibri"/>
                <w:b/>
                <w:bCs/>
                <w:color w:val="C00000"/>
                <w:lang w:val="es-ES" w:eastAsia="es-ES"/>
              </w:rPr>
              <w:t>spch</w:t>
            </w:r>
            <w:proofErr w:type="spellEnd"/>
          </w:p>
        </w:tc>
        <w:tc>
          <w:tcPr>
            <w:tcW w:w="3240" w:type="dxa"/>
            <w:tcBorders>
              <w:top w:val="single" w:sz="4" w:space="0" w:color="5B9BD5"/>
              <w:left w:val="single" w:sz="4" w:space="0" w:color="5B9BD5"/>
              <w:bottom w:val="single" w:sz="8" w:space="0" w:color="5B9BD5"/>
              <w:right w:val="single" w:sz="8" w:space="0" w:color="5B9BD5"/>
            </w:tcBorders>
            <w:shd w:val="clear" w:color="auto" w:fill="auto"/>
            <w:vAlign w:val="center"/>
            <w:hideMark/>
          </w:tcPr>
          <w:p w14:paraId="42D03A9C" w14:textId="77777777" w:rsidR="005926EB" w:rsidRPr="005926EB" w:rsidRDefault="005926EB" w:rsidP="005926EB">
            <w:pPr>
              <w:spacing w:after="0" w:line="240" w:lineRule="auto"/>
              <w:jc w:val="center"/>
              <w:rPr>
                <w:rFonts w:ascii="Calibri" w:eastAsia="Times New Roman" w:hAnsi="Calibri" w:cs="Calibri"/>
                <w:color w:val="000000"/>
                <w:lang w:val="en-GB" w:eastAsia="es-ES"/>
              </w:rPr>
            </w:pPr>
            <w:proofErr w:type="spellStart"/>
            <w:r w:rsidRPr="005926EB">
              <w:rPr>
                <w:rFonts w:ascii="Calibri" w:eastAsia="Times New Roman" w:hAnsi="Calibri" w:cs="Calibri"/>
                <w:color w:val="000000"/>
                <w:lang w:val="en-GB" w:eastAsia="es-ES"/>
              </w:rPr>
              <w:t>Speechiness</w:t>
            </w:r>
            <w:proofErr w:type="spellEnd"/>
            <w:r w:rsidRPr="005926EB">
              <w:rPr>
                <w:rFonts w:ascii="Calibri" w:eastAsia="Times New Roman" w:hAnsi="Calibri" w:cs="Calibri"/>
                <w:color w:val="000000"/>
                <w:lang w:val="en-GB" w:eastAsia="es-ES"/>
              </w:rPr>
              <w:t> - The higher the value, the more spoken word the song contains</w:t>
            </w:r>
          </w:p>
        </w:tc>
        <w:tc>
          <w:tcPr>
            <w:tcW w:w="1480" w:type="dxa"/>
            <w:tcBorders>
              <w:top w:val="single" w:sz="4" w:space="0" w:color="5B9BD5"/>
              <w:left w:val="single" w:sz="4" w:space="0" w:color="5B9BD5"/>
              <w:bottom w:val="single" w:sz="8" w:space="0" w:color="5B9BD5"/>
              <w:right w:val="single" w:sz="8" w:space="0" w:color="5B9BD5"/>
            </w:tcBorders>
            <w:shd w:val="clear" w:color="auto" w:fill="auto"/>
            <w:vAlign w:val="center"/>
            <w:hideMark/>
          </w:tcPr>
          <w:p w14:paraId="496556A0" w14:textId="77777777" w:rsidR="005926EB" w:rsidRPr="005926EB" w:rsidRDefault="005926EB" w:rsidP="005926EB">
            <w:pPr>
              <w:spacing w:after="0" w:line="240" w:lineRule="auto"/>
              <w:jc w:val="center"/>
              <w:rPr>
                <w:rFonts w:ascii="Calibri" w:eastAsia="Times New Roman" w:hAnsi="Calibri" w:cs="Calibri"/>
                <w:color w:val="000000"/>
                <w:lang w:val="es-ES" w:eastAsia="es-ES"/>
              </w:rPr>
            </w:pPr>
            <w:proofErr w:type="spellStart"/>
            <w:r w:rsidRPr="005926EB">
              <w:rPr>
                <w:rFonts w:ascii="Calibri" w:eastAsia="Times New Roman" w:hAnsi="Calibri" w:cs="Calibri"/>
                <w:color w:val="000000"/>
                <w:lang w:val="es-ES" w:eastAsia="es-ES"/>
              </w:rPr>
              <w:t>numeric</w:t>
            </w:r>
            <w:proofErr w:type="spellEnd"/>
            <w:r w:rsidRPr="005926EB">
              <w:rPr>
                <w:rFonts w:ascii="Calibri" w:eastAsia="Times New Roman" w:hAnsi="Calibri" w:cs="Calibri"/>
                <w:color w:val="000000"/>
                <w:lang w:val="es-ES" w:eastAsia="es-ES"/>
              </w:rPr>
              <w:t xml:space="preserve"> - ordinal - </w:t>
            </w:r>
            <w:proofErr w:type="spellStart"/>
            <w:r w:rsidRPr="005926EB">
              <w:rPr>
                <w:rFonts w:ascii="Calibri" w:eastAsia="Times New Roman" w:hAnsi="Calibri" w:cs="Calibri"/>
                <w:color w:val="000000"/>
                <w:lang w:val="es-ES" w:eastAsia="es-ES"/>
              </w:rPr>
              <w:t>continuous</w:t>
            </w:r>
            <w:proofErr w:type="spellEnd"/>
          </w:p>
        </w:tc>
        <w:tc>
          <w:tcPr>
            <w:tcW w:w="1660" w:type="dxa"/>
            <w:tcBorders>
              <w:top w:val="single" w:sz="4" w:space="0" w:color="5B9BD5"/>
              <w:left w:val="single" w:sz="4" w:space="0" w:color="5B9BD5"/>
              <w:bottom w:val="single" w:sz="4" w:space="0" w:color="5B9BD5"/>
              <w:right w:val="single" w:sz="4" w:space="0" w:color="5B9BD5"/>
            </w:tcBorders>
            <w:shd w:val="clear" w:color="auto" w:fill="auto"/>
            <w:noWrap/>
            <w:vAlign w:val="bottom"/>
            <w:hideMark/>
          </w:tcPr>
          <w:p w14:paraId="4FB91DCD" w14:textId="77777777" w:rsidR="005926EB" w:rsidRPr="005926EB" w:rsidRDefault="005926EB" w:rsidP="005926EB">
            <w:pPr>
              <w:spacing w:after="0" w:line="240" w:lineRule="auto"/>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3 - 48</w:t>
            </w:r>
          </w:p>
        </w:tc>
        <w:tc>
          <w:tcPr>
            <w:tcW w:w="1460" w:type="dxa"/>
            <w:tcBorders>
              <w:top w:val="single" w:sz="4" w:space="0" w:color="5B9BD5"/>
              <w:left w:val="single" w:sz="4" w:space="0" w:color="5B9BD5"/>
              <w:bottom w:val="single" w:sz="8" w:space="0" w:color="5B9BD5"/>
              <w:right w:val="single" w:sz="8" w:space="0" w:color="5B9BD5"/>
            </w:tcBorders>
            <w:shd w:val="clear" w:color="auto" w:fill="auto"/>
            <w:noWrap/>
            <w:vAlign w:val="center"/>
            <w:hideMark/>
          </w:tcPr>
          <w:p w14:paraId="0BB92DF9" w14:textId="77777777" w:rsidR="005926EB" w:rsidRPr="005926EB" w:rsidRDefault="005926EB" w:rsidP="005926EB">
            <w:pPr>
              <w:spacing w:after="0" w:line="240" w:lineRule="auto"/>
              <w:jc w:val="right"/>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0.17</w:t>
            </w:r>
          </w:p>
        </w:tc>
      </w:tr>
      <w:tr w:rsidR="005926EB" w:rsidRPr="005926EB" w14:paraId="69CC4CF8" w14:textId="77777777" w:rsidTr="005926EB">
        <w:trPr>
          <w:trHeight w:val="880"/>
        </w:trPr>
        <w:tc>
          <w:tcPr>
            <w:tcW w:w="1600" w:type="dxa"/>
            <w:tcBorders>
              <w:top w:val="single" w:sz="4" w:space="0" w:color="5B9BD5"/>
              <w:left w:val="single" w:sz="8" w:space="0" w:color="5B9BD5"/>
              <w:bottom w:val="single" w:sz="8" w:space="0" w:color="5B9BD5"/>
              <w:right w:val="single" w:sz="8" w:space="0" w:color="5B9BD5"/>
            </w:tcBorders>
            <w:shd w:val="clear" w:color="000000" w:fill="DDEBF7"/>
            <w:noWrap/>
            <w:vAlign w:val="center"/>
            <w:hideMark/>
          </w:tcPr>
          <w:p w14:paraId="66820D76" w14:textId="77777777" w:rsidR="005926EB" w:rsidRPr="005926EB" w:rsidRDefault="005926EB" w:rsidP="005926EB">
            <w:pPr>
              <w:spacing w:after="0" w:line="240" w:lineRule="auto"/>
              <w:jc w:val="center"/>
              <w:rPr>
                <w:rFonts w:ascii="Calibri" w:eastAsia="Times New Roman" w:hAnsi="Calibri" w:cs="Calibri"/>
                <w:b/>
                <w:bCs/>
                <w:color w:val="C00000"/>
                <w:lang w:val="es-ES" w:eastAsia="es-ES"/>
              </w:rPr>
            </w:pPr>
            <w:r w:rsidRPr="005926EB">
              <w:rPr>
                <w:rFonts w:ascii="Calibri" w:eastAsia="Times New Roman" w:hAnsi="Calibri" w:cs="Calibri"/>
                <w:b/>
                <w:bCs/>
                <w:color w:val="C00000"/>
                <w:lang w:val="es-ES" w:eastAsia="es-ES"/>
              </w:rPr>
              <w:t>pop</w:t>
            </w:r>
          </w:p>
        </w:tc>
        <w:tc>
          <w:tcPr>
            <w:tcW w:w="3240" w:type="dxa"/>
            <w:tcBorders>
              <w:top w:val="single" w:sz="4" w:space="0" w:color="5B9BD5"/>
              <w:left w:val="single" w:sz="4" w:space="0" w:color="5B9BD5"/>
              <w:bottom w:val="single" w:sz="8" w:space="0" w:color="5B9BD5"/>
              <w:right w:val="single" w:sz="8" w:space="0" w:color="5B9BD5"/>
            </w:tcBorders>
            <w:shd w:val="clear" w:color="000000" w:fill="DDEBF7"/>
            <w:vAlign w:val="center"/>
            <w:hideMark/>
          </w:tcPr>
          <w:p w14:paraId="264B46A7" w14:textId="77777777" w:rsidR="005926EB" w:rsidRPr="005926EB" w:rsidRDefault="005926EB" w:rsidP="005926EB">
            <w:pPr>
              <w:spacing w:after="0" w:line="240" w:lineRule="auto"/>
              <w:jc w:val="center"/>
              <w:rPr>
                <w:rFonts w:ascii="Calibri" w:eastAsia="Times New Roman" w:hAnsi="Calibri" w:cs="Calibri"/>
                <w:color w:val="000000"/>
                <w:lang w:val="en-GB" w:eastAsia="es-ES"/>
              </w:rPr>
            </w:pPr>
            <w:r w:rsidRPr="005926EB">
              <w:rPr>
                <w:rFonts w:ascii="Calibri" w:eastAsia="Times New Roman" w:hAnsi="Calibri" w:cs="Calibri"/>
                <w:color w:val="000000"/>
                <w:lang w:val="en-GB" w:eastAsia="es-ES"/>
              </w:rPr>
              <w:t>Popularity - The higher the value, the more popular the song is</w:t>
            </w:r>
          </w:p>
        </w:tc>
        <w:tc>
          <w:tcPr>
            <w:tcW w:w="1480" w:type="dxa"/>
            <w:tcBorders>
              <w:top w:val="single" w:sz="4" w:space="0" w:color="5B9BD5"/>
              <w:left w:val="single" w:sz="4" w:space="0" w:color="5B9BD5"/>
              <w:bottom w:val="single" w:sz="8" w:space="0" w:color="5B9BD5"/>
              <w:right w:val="single" w:sz="8" w:space="0" w:color="5B9BD5"/>
            </w:tcBorders>
            <w:shd w:val="clear" w:color="DDEBF7" w:fill="DDEBF7"/>
            <w:vAlign w:val="center"/>
            <w:hideMark/>
          </w:tcPr>
          <w:p w14:paraId="30E245E4" w14:textId="77777777" w:rsidR="005926EB" w:rsidRPr="005926EB" w:rsidRDefault="005926EB" w:rsidP="005926EB">
            <w:pPr>
              <w:spacing w:after="0" w:line="240" w:lineRule="auto"/>
              <w:jc w:val="center"/>
              <w:rPr>
                <w:rFonts w:ascii="Calibri" w:eastAsia="Times New Roman" w:hAnsi="Calibri" w:cs="Calibri"/>
                <w:color w:val="000000"/>
                <w:lang w:val="es-ES" w:eastAsia="es-ES"/>
              </w:rPr>
            </w:pPr>
            <w:proofErr w:type="spellStart"/>
            <w:r w:rsidRPr="005926EB">
              <w:rPr>
                <w:rFonts w:ascii="Calibri" w:eastAsia="Times New Roman" w:hAnsi="Calibri" w:cs="Calibri"/>
                <w:color w:val="000000"/>
                <w:lang w:val="es-ES" w:eastAsia="es-ES"/>
              </w:rPr>
              <w:t>numeric</w:t>
            </w:r>
            <w:proofErr w:type="spellEnd"/>
            <w:r w:rsidRPr="005926EB">
              <w:rPr>
                <w:rFonts w:ascii="Calibri" w:eastAsia="Times New Roman" w:hAnsi="Calibri" w:cs="Calibri"/>
                <w:color w:val="000000"/>
                <w:lang w:val="es-ES" w:eastAsia="es-ES"/>
              </w:rPr>
              <w:t xml:space="preserve"> - ordinal - </w:t>
            </w:r>
            <w:proofErr w:type="spellStart"/>
            <w:r w:rsidRPr="005926EB">
              <w:rPr>
                <w:rFonts w:ascii="Calibri" w:eastAsia="Times New Roman" w:hAnsi="Calibri" w:cs="Calibri"/>
                <w:color w:val="000000"/>
                <w:lang w:val="es-ES" w:eastAsia="es-ES"/>
              </w:rPr>
              <w:t>continuous</w:t>
            </w:r>
            <w:proofErr w:type="spellEnd"/>
          </w:p>
        </w:tc>
        <w:tc>
          <w:tcPr>
            <w:tcW w:w="1660" w:type="dxa"/>
            <w:tcBorders>
              <w:top w:val="single" w:sz="4" w:space="0" w:color="5B9BD5"/>
              <w:left w:val="single" w:sz="4" w:space="0" w:color="5B9BD5"/>
              <w:bottom w:val="single" w:sz="4" w:space="0" w:color="5B9BD5"/>
              <w:right w:val="single" w:sz="4" w:space="0" w:color="5B9BD5"/>
            </w:tcBorders>
            <w:shd w:val="clear" w:color="DDEBF7" w:fill="DDEBF7"/>
            <w:noWrap/>
            <w:vAlign w:val="bottom"/>
            <w:hideMark/>
          </w:tcPr>
          <w:p w14:paraId="73A011C5" w14:textId="77777777" w:rsidR="005926EB" w:rsidRPr="005926EB" w:rsidRDefault="005926EB" w:rsidP="005926EB">
            <w:pPr>
              <w:spacing w:after="0" w:line="240" w:lineRule="auto"/>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0 - 99</w:t>
            </w:r>
          </w:p>
        </w:tc>
        <w:tc>
          <w:tcPr>
            <w:tcW w:w="1460" w:type="dxa"/>
            <w:tcBorders>
              <w:top w:val="single" w:sz="4" w:space="0" w:color="5B9BD5"/>
              <w:left w:val="single" w:sz="4" w:space="0" w:color="5B9BD5"/>
              <w:bottom w:val="single" w:sz="8" w:space="0" w:color="5B9BD5"/>
              <w:right w:val="single" w:sz="8" w:space="0" w:color="5B9BD5"/>
            </w:tcBorders>
            <w:shd w:val="clear" w:color="DDEBF7" w:fill="DDEBF7"/>
            <w:noWrap/>
            <w:vAlign w:val="center"/>
            <w:hideMark/>
          </w:tcPr>
          <w:p w14:paraId="5ED69984" w14:textId="77777777" w:rsidR="005926EB" w:rsidRPr="005926EB" w:rsidRDefault="005926EB" w:rsidP="005926EB">
            <w:pPr>
              <w:spacing w:after="0" w:line="240" w:lineRule="auto"/>
              <w:jc w:val="right"/>
              <w:rPr>
                <w:rFonts w:ascii="Calibri" w:eastAsia="Times New Roman" w:hAnsi="Calibri" w:cs="Calibri"/>
                <w:color w:val="000000"/>
                <w:lang w:val="es-ES" w:eastAsia="es-ES"/>
              </w:rPr>
            </w:pPr>
            <w:r w:rsidRPr="005926EB">
              <w:rPr>
                <w:rFonts w:ascii="Calibri" w:eastAsia="Times New Roman" w:hAnsi="Calibri" w:cs="Calibri"/>
                <w:color w:val="000000"/>
                <w:lang w:val="es-ES" w:eastAsia="es-ES"/>
              </w:rPr>
              <w:t>0.17</w:t>
            </w:r>
          </w:p>
        </w:tc>
      </w:tr>
    </w:tbl>
    <w:p w14:paraId="37933B4A" w14:textId="3ED2C5A6" w:rsidR="00C45C9E" w:rsidRDefault="00907B9E" w:rsidP="005B2FD8">
      <w:pPr>
        <w:pStyle w:val="Default"/>
        <w:jc w:val="center"/>
        <w:rPr>
          <w:i/>
          <w:color w:val="0070C0"/>
          <w:sz w:val="23"/>
          <w:szCs w:val="23"/>
          <w:lang w:val="en-GB"/>
        </w:rPr>
      </w:pPr>
      <w:r w:rsidRPr="005B2FD8">
        <w:rPr>
          <w:i/>
          <w:iCs/>
          <w:color w:val="0070C0"/>
          <w:sz w:val="23"/>
          <w:szCs w:val="23"/>
          <w:lang w:val="en-GB"/>
        </w:rPr>
        <w:t xml:space="preserve">Source: </w:t>
      </w:r>
      <w:r w:rsidR="005B2FD8" w:rsidRPr="005B2FD8">
        <w:rPr>
          <w:i/>
          <w:iCs/>
          <w:color w:val="0070C0"/>
          <w:sz w:val="23"/>
          <w:szCs w:val="23"/>
          <w:lang w:val="en-GB"/>
        </w:rPr>
        <w:t>Playlist machinery, 2020</w:t>
      </w:r>
      <w:r w:rsidR="005B2FD8">
        <w:rPr>
          <w:i/>
          <w:iCs/>
          <w:color w:val="0070C0"/>
          <w:sz w:val="23"/>
          <w:szCs w:val="23"/>
          <w:lang w:val="en-GB"/>
        </w:rPr>
        <w:t>.</w:t>
      </w:r>
    </w:p>
    <w:p w14:paraId="2C6FF6D6" w14:textId="77777777" w:rsidR="005B2FD8" w:rsidRPr="005B2FD8" w:rsidRDefault="005B2FD8" w:rsidP="005B2FD8">
      <w:pPr>
        <w:pStyle w:val="Default"/>
        <w:jc w:val="center"/>
        <w:rPr>
          <w:i/>
          <w:iCs/>
          <w:color w:val="0070C0"/>
          <w:sz w:val="23"/>
          <w:szCs w:val="23"/>
          <w:lang w:val="en-GB"/>
        </w:rPr>
      </w:pPr>
    </w:p>
    <w:p w14:paraId="635141A9" w14:textId="4A1711F9" w:rsidR="005C0003" w:rsidRPr="006D424B" w:rsidRDefault="00C45C9E" w:rsidP="005C0003">
      <w:pPr>
        <w:pStyle w:val="Default"/>
        <w:ind w:firstLine="360"/>
        <w:jc w:val="both"/>
        <w:rPr>
          <w:sz w:val="22"/>
          <w:szCs w:val="22"/>
          <w:lang w:val="en-GB"/>
        </w:rPr>
      </w:pPr>
      <w:r w:rsidRPr="006D424B">
        <w:rPr>
          <w:sz w:val="22"/>
          <w:szCs w:val="22"/>
          <w:lang w:val="en-GB"/>
        </w:rPr>
        <w:t xml:space="preserve">The </w:t>
      </w:r>
      <w:r w:rsidR="00327992" w:rsidRPr="006D424B">
        <w:rPr>
          <w:sz w:val="22"/>
          <w:szCs w:val="22"/>
          <w:lang w:val="en-GB"/>
        </w:rPr>
        <w:t>dataset “</w:t>
      </w:r>
      <w:bookmarkStart w:id="4" w:name="_Hlk47620302"/>
      <w:r w:rsidR="00327992" w:rsidRPr="006D424B">
        <w:rPr>
          <w:i/>
          <w:iCs/>
          <w:sz w:val="22"/>
          <w:szCs w:val="22"/>
          <w:lang w:val="en-GB"/>
        </w:rPr>
        <w:t>Music artists popularity</w:t>
      </w:r>
      <w:bookmarkEnd w:id="4"/>
      <w:r w:rsidR="00327992" w:rsidRPr="006D424B">
        <w:rPr>
          <w:i/>
          <w:iCs/>
          <w:sz w:val="22"/>
          <w:szCs w:val="22"/>
          <w:lang w:val="en-GB"/>
        </w:rPr>
        <w:t>”</w:t>
      </w:r>
      <w:r w:rsidR="006E0A3B" w:rsidRPr="006D424B">
        <w:rPr>
          <w:i/>
          <w:iCs/>
          <w:sz w:val="22"/>
          <w:szCs w:val="22"/>
          <w:lang w:val="en-GB"/>
        </w:rPr>
        <w:t xml:space="preserve"> </w:t>
      </w:r>
      <w:r w:rsidR="00737F67">
        <w:rPr>
          <w:sz w:val="22"/>
          <w:szCs w:val="22"/>
          <w:lang w:val="en-GB"/>
        </w:rPr>
        <w:t>(hereafter “artists dataset”)</w:t>
      </w:r>
      <w:r w:rsidR="006E0A3B">
        <w:rPr>
          <w:sz w:val="22"/>
          <w:szCs w:val="22"/>
          <w:lang w:val="en-GB"/>
        </w:rPr>
        <w:t xml:space="preserve"> </w:t>
      </w:r>
      <w:r w:rsidR="00860E81" w:rsidRPr="006D424B">
        <w:rPr>
          <w:sz w:val="22"/>
          <w:szCs w:val="22"/>
          <w:lang w:val="en-GB"/>
        </w:rPr>
        <w:t xml:space="preserve">focuses </w:t>
      </w:r>
      <w:r w:rsidR="00B056B3">
        <w:rPr>
          <w:sz w:val="22"/>
          <w:szCs w:val="22"/>
          <w:lang w:val="en-GB"/>
        </w:rPr>
        <w:t>on</w:t>
      </w:r>
      <w:r w:rsidR="00860E81" w:rsidRPr="006D424B">
        <w:rPr>
          <w:sz w:val="22"/>
          <w:szCs w:val="22"/>
          <w:lang w:val="en-GB"/>
        </w:rPr>
        <w:t xml:space="preserve"> the artists</w:t>
      </w:r>
      <w:r w:rsidR="00185EA8" w:rsidRPr="006D424B">
        <w:rPr>
          <w:sz w:val="22"/>
          <w:szCs w:val="22"/>
          <w:lang w:val="en-GB"/>
        </w:rPr>
        <w:t xml:space="preserve"> and </w:t>
      </w:r>
      <w:r w:rsidR="006E0A3B" w:rsidRPr="006D424B">
        <w:rPr>
          <w:sz w:val="22"/>
          <w:szCs w:val="22"/>
          <w:lang w:val="en-GB"/>
        </w:rPr>
        <w:t>contains</w:t>
      </w:r>
      <w:r w:rsidR="00185EA8" w:rsidRPr="006D424B">
        <w:rPr>
          <w:sz w:val="22"/>
          <w:szCs w:val="22"/>
          <w:lang w:val="en-GB"/>
        </w:rPr>
        <w:t xml:space="preserve"> meaningful information about the number of listeners</w:t>
      </w:r>
      <w:r w:rsidR="00555D28" w:rsidRPr="006D424B">
        <w:rPr>
          <w:sz w:val="22"/>
          <w:szCs w:val="22"/>
          <w:lang w:val="en-GB"/>
        </w:rPr>
        <w:t xml:space="preserve"> each artist has. It </w:t>
      </w:r>
      <w:r w:rsidR="004061F3" w:rsidRPr="006D424B">
        <w:rPr>
          <w:sz w:val="22"/>
          <w:szCs w:val="22"/>
          <w:lang w:val="en-GB"/>
        </w:rPr>
        <w:t xml:space="preserve">is based on </w:t>
      </w:r>
      <w:proofErr w:type="spellStart"/>
      <w:r w:rsidR="004061F3" w:rsidRPr="006D424B">
        <w:rPr>
          <w:i/>
          <w:iCs/>
          <w:sz w:val="22"/>
          <w:szCs w:val="22"/>
          <w:lang w:val="en-GB"/>
        </w:rPr>
        <w:t>MusicBrainz</w:t>
      </w:r>
      <w:proofErr w:type="spellEnd"/>
      <w:r w:rsidR="004061F3" w:rsidRPr="006D424B">
        <w:rPr>
          <w:sz w:val="22"/>
          <w:szCs w:val="22"/>
          <w:lang w:val="en-GB"/>
        </w:rPr>
        <w:t xml:space="preserve"> and </w:t>
      </w:r>
      <w:r w:rsidR="004061F3" w:rsidRPr="006D424B">
        <w:rPr>
          <w:i/>
          <w:iCs/>
          <w:sz w:val="22"/>
          <w:szCs w:val="22"/>
          <w:lang w:val="en-GB"/>
        </w:rPr>
        <w:t>Last.fm</w:t>
      </w:r>
      <w:r w:rsidR="004061F3" w:rsidRPr="006D424B">
        <w:rPr>
          <w:sz w:val="22"/>
          <w:szCs w:val="22"/>
          <w:lang w:val="en-GB"/>
        </w:rPr>
        <w:t xml:space="preserve"> data, including also tags and scrobbles. The .csv file contains 1</w:t>
      </w:r>
      <w:r w:rsidR="00735157" w:rsidRPr="006D424B">
        <w:rPr>
          <w:sz w:val="22"/>
          <w:szCs w:val="22"/>
          <w:lang w:val="en-GB"/>
        </w:rPr>
        <w:t>0</w:t>
      </w:r>
      <w:r w:rsidR="004061F3" w:rsidRPr="006D424B">
        <w:rPr>
          <w:sz w:val="22"/>
          <w:szCs w:val="22"/>
          <w:lang w:val="en-GB"/>
        </w:rPr>
        <w:t xml:space="preserve"> columns and </w:t>
      </w:r>
      <w:r w:rsidR="00735157" w:rsidRPr="006D424B">
        <w:rPr>
          <w:rFonts w:eastAsia="Times New Roman"/>
          <w:sz w:val="22"/>
          <w:szCs w:val="22"/>
          <w:lang w:val="en-GB" w:eastAsia="es-ES"/>
        </w:rPr>
        <w:t>1466083</w:t>
      </w:r>
      <w:r w:rsidR="004061F3" w:rsidRPr="006D424B">
        <w:rPr>
          <w:sz w:val="22"/>
          <w:szCs w:val="22"/>
          <w:lang w:val="en-GB"/>
        </w:rPr>
        <w:t xml:space="preserve"> rows, </w:t>
      </w:r>
      <w:r w:rsidR="00735157" w:rsidRPr="006D424B">
        <w:rPr>
          <w:sz w:val="22"/>
          <w:szCs w:val="22"/>
          <w:lang w:val="en-GB"/>
        </w:rPr>
        <w:t>some columns presenting a significant amount of missing data (over 50%)</w:t>
      </w:r>
      <w:r w:rsidR="004061F3" w:rsidRPr="006D424B">
        <w:rPr>
          <w:sz w:val="22"/>
          <w:szCs w:val="22"/>
          <w:lang w:val="en-GB"/>
        </w:rPr>
        <w:t xml:space="preserve">. This dataset is illustrated on the table </w:t>
      </w:r>
      <w:r w:rsidR="005C0003" w:rsidRPr="006D424B">
        <w:rPr>
          <w:sz w:val="22"/>
          <w:szCs w:val="22"/>
          <w:lang w:val="en-GB"/>
        </w:rPr>
        <w:t>2</w:t>
      </w:r>
      <w:r w:rsidR="004061F3" w:rsidRPr="006D424B">
        <w:rPr>
          <w:sz w:val="22"/>
          <w:szCs w:val="22"/>
          <w:lang w:val="en-GB"/>
        </w:rPr>
        <w:t>.</w:t>
      </w:r>
    </w:p>
    <w:p w14:paraId="752AB7AD" w14:textId="77777777" w:rsidR="005C0003" w:rsidRPr="004061F3" w:rsidRDefault="005C0003" w:rsidP="005C0003">
      <w:pPr>
        <w:pStyle w:val="Default"/>
        <w:ind w:firstLine="360"/>
        <w:jc w:val="both"/>
        <w:rPr>
          <w:sz w:val="23"/>
          <w:szCs w:val="23"/>
          <w:lang w:val="en-GB"/>
        </w:rPr>
      </w:pPr>
    </w:p>
    <w:p w14:paraId="78369164" w14:textId="77777777" w:rsidR="004061F3" w:rsidRPr="004061F3" w:rsidRDefault="004061F3" w:rsidP="004061F3">
      <w:pPr>
        <w:pStyle w:val="Default"/>
        <w:jc w:val="both"/>
        <w:rPr>
          <w:sz w:val="23"/>
          <w:szCs w:val="23"/>
          <w:lang w:val="en-GB"/>
        </w:rPr>
      </w:pPr>
    </w:p>
    <w:p w14:paraId="3A1EC1C2" w14:textId="1DA608C4" w:rsidR="00C02D7F" w:rsidRDefault="004061F3" w:rsidP="003F4F09">
      <w:pPr>
        <w:pStyle w:val="Default"/>
        <w:jc w:val="both"/>
        <w:rPr>
          <w:i/>
          <w:iCs/>
          <w:color w:val="0070C0"/>
          <w:sz w:val="23"/>
          <w:szCs w:val="23"/>
          <w:lang w:val="en-GB"/>
        </w:rPr>
      </w:pPr>
      <w:r w:rsidRPr="00255ACB">
        <w:rPr>
          <w:i/>
          <w:iCs/>
          <w:color w:val="0070C0"/>
          <w:sz w:val="23"/>
          <w:szCs w:val="23"/>
          <w:lang w:val="en-GB"/>
        </w:rPr>
        <w:t xml:space="preserve">Table </w:t>
      </w:r>
      <w:r w:rsidR="005C0003">
        <w:rPr>
          <w:i/>
          <w:iCs/>
          <w:color w:val="0070C0"/>
          <w:sz w:val="23"/>
          <w:szCs w:val="23"/>
          <w:lang w:val="en-GB"/>
        </w:rPr>
        <w:t>2 -</w:t>
      </w:r>
      <w:r w:rsidRPr="00255ACB">
        <w:rPr>
          <w:i/>
          <w:iCs/>
          <w:color w:val="0070C0"/>
          <w:sz w:val="23"/>
          <w:szCs w:val="23"/>
          <w:lang w:val="en-GB"/>
        </w:rPr>
        <w:t xml:space="preserve"> Dataset Description: “</w:t>
      </w:r>
      <w:r w:rsidR="005C0003" w:rsidRPr="005C0003">
        <w:rPr>
          <w:i/>
          <w:iCs/>
          <w:color w:val="0070C0"/>
          <w:sz w:val="23"/>
          <w:szCs w:val="23"/>
          <w:lang w:val="en-GB"/>
        </w:rPr>
        <w:t>Music artists popularity</w:t>
      </w:r>
      <w:r w:rsidR="005C0003">
        <w:rPr>
          <w:i/>
          <w:iCs/>
          <w:color w:val="0070C0"/>
          <w:sz w:val="23"/>
          <w:szCs w:val="23"/>
          <w:lang w:val="en-GB"/>
        </w:rPr>
        <w:t>”</w:t>
      </w:r>
    </w:p>
    <w:p w14:paraId="0E1197D9" w14:textId="77777777" w:rsidR="005C0003" w:rsidRDefault="005C0003" w:rsidP="005C0003">
      <w:pPr>
        <w:pStyle w:val="Default"/>
        <w:ind w:firstLine="720"/>
        <w:jc w:val="both"/>
        <w:rPr>
          <w:sz w:val="23"/>
          <w:szCs w:val="23"/>
          <w:lang w:val="en-GB"/>
        </w:rPr>
      </w:pPr>
    </w:p>
    <w:tbl>
      <w:tblPr>
        <w:tblW w:w="9193" w:type="dxa"/>
        <w:tblCellMar>
          <w:left w:w="70" w:type="dxa"/>
          <w:right w:w="70" w:type="dxa"/>
        </w:tblCellMar>
        <w:tblLook w:val="04A0" w:firstRow="1" w:lastRow="0" w:firstColumn="1" w:lastColumn="0" w:noHBand="0" w:noVBand="1"/>
      </w:tblPr>
      <w:tblGrid>
        <w:gridCol w:w="1737"/>
        <w:gridCol w:w="3060"/>
        <w:gridCol w:w="1300"/>
        <w:gridCol w:w="1673"/>
        <w:gridCol w:w="1460"/>
      </w:tblGrid>
      <w:tr w:rsidR="00C02D7F" w:rsidRPr="00C02D7F" w14:paraId="37680812" w14:textId="77777777" w:rsidTr="00C02D7F">
        <w:trPr>
          <w:trHeight w:val="300"/>
        </w:trPr>
        <w:tc>
          <w:tcPr>
            <w:tcW w:w="1700" w:type="dxa"/>
            <w:tcBorders>
              <w:top w:val="single" w:sz="8" w:space="0" w:color="5B9BD5"/>
              <w:left w:val="single" w:sz="8" w:space="0" w:color="5B9BD5"/>
              <w:bottom w:val="single" w:sz="8" w:space="0" w:color="5B9BD5"/>
              <w:right w:val="single" w:sz="8" w:space="0" w:color="5B9BD5"/>
            </w:tcBorders>
            <w:shd w:val="clear" w:color="auto" w:fill="auto"/>
            <w:noWrap/>
            <w:vAlign w:val="center"/>
            <w:hideMark/>
          </w:tcPr>
          <w:p w14:paraId="3148CAC9" w14:textId="77777777" w:rsidR="00C02D7F" w:rsidRPr="00C02D7F" w:rsidRDefault="00C02D7F" w:rsidP="00C02D7F">
            <w:pPr>
              <w:spacing w:after="0" w:line="240" w:lineRule="auto"/>
              <w:jc w:val="center"/>
              <w:rPr>
                <w:rFonts w:ascii="Calibri" w:eastAsia="Times New Roman" w:hAnsi="Calibri" w:cs="Calibri"/>
                <w:b/>
                <w:bCs/>
                <w:color w:val="000000"/>
                <w:lang w:val="es-ES" w:eastAsia="es-ES"/>
              </w:rPr>
            </w:pPr>
            <w:proofErr w:type="spellStart"/>
            <w:r w:rsidRPr="00C02D7F">
              <w:rPr>
                <w:rFonts w:ascii="Calibri" w:eastAsia="Times New Roman" w:hAnsi="Calibri" w:cs="Calibri"/>
                <w:b/>
                <w:bCs/>
                <w:color w:val="000000"/>
                <w:lang w:val="es-ES" w:eastAsia="es-ES"/>
              </w:rPr>
              <w:t>Column</w:t>
            </w:r>
            <w:proofErr w:type="spellEnd"/>
            <w:r w:rsidRPr="00C02D7F">
              <w:rPr>
                <w:rFonts w:ascii="Calibri" w:eastAsia="Times New Roman" w:hAnsi="Calibri" w:cs="Calibri"/>
                <w:b/>
                <w:bCs/>
                <w:color w:val="000000"/>
                <w:lang w:val="es-ES" w:eastAsia="es-ES"/>
              </w:rPr>
              <w:t xml:space="preserve"> </w:t>
            </w:r>
            <w:proofErr w:type="spellStart"/>
            <w:r w:rsidRPr="00C02D7F">
              <w:rPr>
                <w:rFonts w:ascii="Calibri" w:eastAsia="Times New Roman" w:hAnsi="Calibri" w:cs="Calibri"/>
                <w:b/>
                <w:bCs/>
                <w:color w:val="000000"/>
                <w:lang w:val="es-ES" w:eastAsia="es-ES"/>
              </w:rPr>
              <w:t>name</w:t>
            </w:r>
            <w:proofErr w:type="spellEnd"/>
          </w:p>
        </w:tc>
        <w:tc>
          <w:tcPr>
            <w:tcW w:w="3060" w:type="dxa"/>
            <w:tcBorders>
              <w:top w:val="single" w:sz="8" w:space="0" w:color="5B9BD5"/>
              <w:left w:val="single" w:sz="4" w:space="0" w:color="5B9BD5"/>
              <w:bottom w:val="single" w:sz="8" w:space="0" w:color="5B9BD5"/>
              <w:right w:val="single" w:sz="8" w:space="0" w:color="5B9BD5"/>
            </w:tcBorders>
            <w:shd w:val="clear" w:color="auto" w:fill="auto"/>
            <w:noWrap/>
            <w:vAlign w:val="center"/>
            <w:hideMark/>
          </w:tcPr>
          <w:p w14:paraId="50984C9F" w14:textId="77777777" w:rsidR="00C02D7F" w:rsidRPr="00C02D7F" w:rsidRDefault="00C02D7F" w:rsidP="00C02D7F">
            <w:pPr>
              <w:spacing w:after="0" w:line="240" w:lineRule="auto"/>
              <w:jc w:val="center"/>
              <w:rPr>
                <w:rFonts w:ascii="Calibri" w:eastAsia="Times New Roman" w:hAnsi="Calibri" w:cs="Calibri"/>
                <w:b/>
                <w:bCs/>
                <w:color w:val="000000"/>
                <w:lang w:val="es-ES" w:eastAsia="es-ES"/>
              </w:rPr>
            </w:pPr>
            <w:proofErr w:type="spellStart"/>
            <w:r w:rsidRPr="00C02D7F">
              <w:rPr>
                <w:rFonts w:ascii="Calibri" w:eastAsia="Times New Roman" w:hAnsi="Calibri" w:cs="Calibri"/>
                <w:b/>
                <w:bCs/>
                <w:color w:val="000000"/>
                <w:lang w:val="es-ES" w:eastAsia="es-ES"/>
              </w:rPr>
              <w:t>Column</w:t>
            </w:r>
            <w:proofErr w:type="spellEnd"/>
            <w:r w:rsidRPr="00C02D7F">
              <w:rPr>
                <w:rFonts w:ascii="Calibri" w:eastAsia="Times New Roman" w:hAnsi="Calibri" w:cs="Calibri"/>
                <w:b/>
                <w:bCs/>
                <w:color w:val="000000"/>
                <w:lang w:val="es-ES" w:eastAsia="es-ES"/>
              </w:rPr>
              <w:t xml:space="preserve"> </w:t>
            </w:r>
            <w:proofErr w:type="spellStart"/>
            <w:r w:rsidRPr="00C02D7F">
              <w:rPr>
                <w:rFonts w:ascii="Calibri" w:eastAsia="Times New Roman" w:hAnsi="Calibri" w:cs="Calibri"/>
                <w:b/>
                <w:bCs/>
                <w:color w:val="000000"/>
                <w:lang w:val="es-ES" w:eastAsia="es-ES"/>
              </w:rPr>
              <w:t>description</w:t>
            </w:r>
            <w:proofErr w:type="spellEnd"/>
          </w:p>
        </w:tc>
        <w:tc>
          <w:tcPr>
            <w:tcW w:w="1300" w:type="dxa"/>
            <w:tcBorders>
              <w:top w:val="single" w:sz="8" w:space="0" w:color="5B9BD5"/>
              <w:left w:val="single" w:sz="4" w:space="0" w:color="5B9BD5"/>
              <w:bottom w:val="single" w:sz="8" w:space="0" w:color="5B9BD5"/>
              <w:right w:val="single" w:sz="8" w:space="0" w:color="5B9BD5"/>
            </w:tcBorders>
            <w:shd w:val="clear" w:color="auto" w:fill="auto"/>
            <w:noWrap/>
            <w:vAlign w:val="center"/>
            <w:hideMark/>
          </w:tcPr>
          <w:p w14:paraId="7DC0542A" w14:textId="77777777" w:rsidR="00C02D7F" w:rsidRPr="00C02D7F" w:rsidRDefault="00C02D7F" w:rsidP="00C02D7F">
            <w:pPr>
              <w:spacing w:after="0" w:line="240" w:lineRule="auto"/>
              <w:jc w:val="center"/>
              <w:rPr>
                <w:rFonts w:ascii="Calibri" w:eastAsia="Times New Roman" w:hAnsi="Calibri" w:cs="Calibri"/>
                <w:b/>
                <w:bCs/>
                <w:color w:val="000000"/>
                <w:lang w:val="es-ES" w:eastAsia="es-ES"/>
              </w:rPr>
            </w:pPr>
            <w:r w:rsidRPr="00C02D7F">
              <w:rPr>
                <w:rFonts w:ascii="Calibri" w:eastAsia="Times New Roman" w:hAnsi="Calibri" w:cs="Calibri"/>
                <w:b/>
                <w:bCs/>
                <w:color w:val="000000"/>
                <w:lang w:val="es-ES" w:eastAsia="es-ES"/>
              </w:rPr>
              <w:t xml:space="preserve">Data </w:t>
            </w:r>
            <w:proofErr w:type="spellStart"/>
            <w:r w:rsidRPr="00C02D7F">
              <w:rPr>
                <w:rFonts w:ascii="Calibri" w:eastAsia="Times New Roman" w:hAnsi="Calibri" w:cs="Calibri"/>
                <w:b/>
                <w:bCs/>
                <w:color w:val="000000"/>
                <w:lang w:val="es-ES" w:eastAsia="es-ES"/>
              </w:rPr>
              <w:t>type</w:t>
            </w:r>
            <w:proofErr w:type="spellEnd"/>
          </w:p>
        </w:tc>
        <w:tc>
          <w:tcPr>
            <w:tcW w:w="1673" w:type="dxa"/>
            <w:tcBorders>
              <w:top w:val="single" w:sz="8" w:space="0" w:color="5B9BD5"/>
              <w:left w:val="single" w:sz="4" w:space="0" w:color="5B9BD5"/>
              <w:bottom w:val="single" w:sz="8" w:space="0" w:color="5B9BD5"/>
              <w:right w:val="single" w:sz="8" w:space="0" w:color="5B9BD5"/>
            </w:tcBorders>
            <w:shd w:val="clear" w:color="auto" w:fill="auto"/>
            <w:noWrap/>
            <w:vAlign w:val="center"/>
            <w:hideMark/>
          </w:tcPr>
          <w:p w14:paraId="5669B862" w14:textId="77777777" w:rsidR="00C02D7F" w:rsidRPr="00C02D7F" w:rsidRDefault="00C02D7F" w:rsidP="00C02D7F">
            <w:pPr>
              <w:spacing w:after="0" w:line="240" w:lineRule="auto"/>
              <w:jc w:val="center"/>
              <w:rPr>
                <w:rFonts w:ascii="Calibri" w:eastAsia="Times New Roman" w:hAnsi="Calibri" w:cs="Calibri"/>
                <w:b/>
                <w:bCs/>
                <w:color w:val="000000"/>
                <w:lang w:val="es-ES" w:eastAsia="es-ES"/>
              </w:rPr>
            </w:pPr>
            <w:proofErr w:type="spellStart"/>
            <w:r w:rsidRPr="00C02D7F">
              <w:rPr>
                <w:rFonts w:ascii="Calibri" w:eastAsia="Times New Roman" w:hAnsi="Calibri" w:cs="Calibri"/>
                <w:b/>
                <w:bCs/>
                <w:color w:val="000000"/>
                <w:lang w:val="es-ES" w:eastAsia="es-ES"/>
              </w:rPr>
              <w:t>Range</w:t>
            </w:r>
            <w:proofErr w:type="spellEnd"/>
          </w:p>
        </w:tc>
        <w:tc>
          <w:tcPr>
            <w:tcW w:w="1460" w:type="dxa"/>
            <w:tcBorders>
              <w:top w:val="single" w:sz="8" w:space="0" w:color="5B9BD5"/>
              <w:left w:val="single" w:sz="4" w:space="0" w:color="5B9BD5"/>
              <w:bottom w:val="single" w:sz="8" w:space="0" w:color="5B9BD5"/>
              <w:right w:val="single" w:sz="8" w:space="0" w:color="5B9BD5"/>
            </w:tcBorders>
            <w:shd w:val="clear" w:color="auto" w:fill="auto"/>
            <w:noWrap/>
            <w:vAlign w:val="center"/>
            <w:hideMark/>
          </w:tcPr>
          <w:p w14:paraId="30D35B73" w14:textId="77777777" w:rsidR="00C02D7F" w:rsidRPr="00C02D7F" w:rsidRDefault="00C02D7F" w:rsidP="00C02D7F">
            <w:pPr>
              <w:spacing w:after="0" w:line="240" w:lineRule="auto"/>
              <w:jc w:val="center"/>
              <w:rPr>
                <w:rFonts w:ascii="Calibri" w:eastAsia="Times New Roman" w:hAnsi="Calibri" w:cs="Calibri"/>
                <w:b/>
                <w:bCs/>
                <w:color w:val="000000"/>
                <w:lang w:val="es-ES" w:eastAsia="es-ES"/>
              </w:rPr>
            </w:pPr>
            <w:r w:rsidRPr="00C02D7F">
              <w:rPr>
                <w:rFonts w:ascii="Calibri" w:eastAsia="Times New Roman" w:hAnsi="Calibri" w:cs="Calibri"/>
                <w:b/>
                <w:bCs/>
                <w:color w:val="000000"/>
                <w:lang w:val="es-ES" w:eastAsia="es-ES"/>
              </w:rPr>
              <w:t xml:space="preserve">% </w:t>
            </w:r>
            <w:proofErr w:type="spellStart"/>
            <w:r w:rsidRPr="00C02D7F">
              <w:rPr>
                <w:rFonts w:ascii="Calibri" w:eastAsia="Times New Roman" w:hAnsi="Calibri" w:cs="Calibri"/>
                <w:b/>
                <w:bCs/>
                <w:color w:val="000000"/>
                <w:lang w:val="es-ES" w:eastAsia="es-ES"/>
              </w:rPr>
              <w:t>missing</w:t>
            </w:r>
            <w:proofErr w:type="spellEnd"/>
            <w:r w:rsidRPr="00C02D7F">
              <w:rPr>
                <w:rFonts w:ascii="Calibri" w:eastAsia="Times New Roman" w:hAnsi="Calibri" w:cs="Calibri"/>
                <w:b/>
                <w:bCs/>
                <w:color w:val="000000"/>
                <w:lang w:val="es-ES" w:eastAsia="es-ES"/>
              </w:rPr>
              <w:t xml:space="preserve"> data</w:t>
            </w:r>
          </w:p>
        </w:tc>
      </w:tr>
      <w:tr w:rsidR="00C02D7F" w:rsidRPr="00C02D7F" w14:paraId="766858FE" w14:textId="77777777" w:rsidTr="00C02D7F">
        <w:trPr>
          <w:trHeight w:val="880"/>
        </w:trPr>
        <w:tc>
          <w:tcPr>
            <w:tcW w:w="1700" w:type="dxa"/>
            <w:tcBorders>
              <w:top w:val="single" w:sz="4" w:space="0" w:color="5B9BD5"/>
              <w:left w:val="single" w:sz="8" w:space="0" w:color="5B9BD5"/>
              <w:bottom w:val="single" w:sz="8" w:space="0" w:color="5B9BD5"/>
              <w:right w:val="single" w:sz="8" w:space="0" w:color="5B9BD5"/>
            </w:tcBorders>
            <w:shd w:val="clear" w:color="000000" w:fill="DDEBF7"/>
            <w:noWrap/>
            <w:vAlign w:val="center"/>
            <w:hideMark/>
          </w:tcPr>
          <w:p w14:paraId="2D0A6458" w14:textId="77777777" w:rsidR="00C02D7F" w:rsidRPr="00C02D7F" w:rsidRDefault="00C02D7F" w:rsidP="00C02D7F">
            <w:pPr>
              <w:spacing w:after="0" w:line="240" w:lineRule="auto"/>
              <w:jc w:val="center"/>
              <w:rPr>
                <w:rFonts w:ascii="Calibri" w:eastAsia="Times New Roman" w:hAnsi="Calibri" w:cs="Calibri"/>
                <w:b/>
                <w:bCs/>
                <w:color w:val="C00000"/>
                <w:lang w:val="es-ES" w:eastAsia="es-ES"/>
              </w:rPr>
            </w:pPr>
            <w:proofErr w:type="spellStart"/>
            <w:r w:rsidRPr="00C02D7F">
              <w:rPr>
                <w:rFonts w:ascii="Calibri" w:eastAsia="Times New Roman" w:hAnsi="Calibri" w:cs="Calibri"/>
                <w:b/>
                <w:bCs/>
                <w:color w:val="C00000"/>
                <w:lang w:val="es-ES" w:eastAsia="es-ES"/>
              </w:rPr>
              <w:t>mbid</w:t>
            </w:r>
            <w:proofErr w:type="spellEnd"/>
          </w:p>
        </w:tc>
        <w:tc>
          <w:tcPr>
            <w:tcW w:w="3060" w:type="dxa"/>
            <w:tcBorders>
              <w:top w:val="single" w:sz="4" w:space="0" w:color="5B9BD5"/>
              <w:left w:val="single" w:sz="4" w:space="0" w:color="5B9BD5"/>
              <w:bottom w:val="single" w:sz="8" w:space="0" w:color="5B9BD5"/>
              <w:right w:val="single" w:sz="8" w:space="0" w:color="5B9BD5"/>
            </w:tcBorders>
            <w:shd w:val="clear" w:color="000000" w:fill="DDEBF7"/>
            <w:vAlign w:val="center"/>
            <w:hideMark/>
          </w:tcPr>
          <w:p w14:paraId="02B85A97" w14:textId="07C22DC5" w:rsidR="00C02D7F" w:rsidRPr="00C02D7F" w:rsidRDefault="00EB2E4F" w:rsidP="00C02D7F">
            <w:pPr>
              <w:spacing w:after="0" w:line="240" w:lineRule="auto"/>
              <w:jc w:val="center"/>
              <w:rPr>
                <w:rFonts w:ascii="Calibri" w:eastAsia="Times New Roman" w:hAnsi="Calibri" w:cs="Calibri"/>
                <w:color w:val="000000"/>
                <w:lang w:val="es-ES" w:eastAsia="es-ES"/>
              </w:rPr>
            </w:pPr>
            <w:proofErr w:type="spellStart"/>
            <w:r>
              <w:rPr>
                <w:rFonts w:ascii="Calibri" w:eastAsia="Times New Roman" w:hAnsi="Calibri" w:cs="Calibri"/>
                <w:i/>
                <w:iCs/>
                <w:color w:val="000000"/>
                <w:lang w:val="es-ES" w:eastAsia="es-ES"/>
              </w:rPr>
              <w:t>M</w:t>
            </w:r>
            <w:r w:rsidR="00C02D7F" w:rsidRPr="00C02D7F">
              <w:rPr>
                <w:rFonts w:ascii="Calibri" w:eastAsia="Times New Roman" w:hAnsi="Calibri" w:cs="Calibri"/>
                <w:i/>
                <w:iCs/>
                <w:color w:val="000000"/>
                <w:lang w:val="es-ES" w:eastAsia="es-ES"/>
              </w:rPr>
              <w:t>usic</w:t>
            </w:r>
            <w:r>
              <w:rPr>
                <w:rFonts w:ascii="Calibri" w:eastAsia="Times New Roman" w:hAnsi="Calibri" w:cs="Calibri"/>
                <w:i/>
                <w:iCs/>
                <w:color w:val="000000"/>
                <w:lang w:val="es-ES" w:eastAsia="es-ES"/>
              </w:rPr>
              <w:t>B</w:t>
            </w:r>
            <w:r w:rsidR="00C02D7F" w:rsidRPr="00C02D7F">
              <w:rPr>
                <w:rFonts w:ascii="Calibri" w:eastAsia="Times New Roman" w:hAnsi="Calibri" w:cs="Calibri"/>
                <w:i/>
                <w:iCs/>
                <w:color w:val="000000"/>
                <w:lang w:val="es-ES" w:eastAsia="es-ES"/>
              </w:rPr>
              <w:t>rainz</w:t>
            </w:r>
            <w:proofErr w:type="spellEnd"/>
            <w:r w:rsidR="00C02D7F" w:rsidRPr="00C02D7F">
              <w:rPr>
                <w:rFonts w:ascii="Calibri" w:eastAsia="Times New Roman" w:hAnsi="Calibri" w:cs="Calibri"/>
                <w:color w:val="000000"/>
                <w:lang w:val="es-ES" w:eastAsia="es-ES"/>
              </w:rPr>
              <w:t xml:space="preserve"> </w:t>
            </w:r>
            <w:r>
              <w:rPr>
                <w:rFonts w:ascii="Calibri" w:eastAsia="Times New Roman" w:hAnsi="Calibri" w:cs="Calibri"/>
                <w:color w:val="000000"/>
                <w:lang w:val="es-ES" w:eastAsia="es-ES"/>
              </w:rPr>
              <w:t>ID</w:t>
            </w:r>
          </w:p>
        </w:tc>
        <w:tc>
          <w:tcPr>
            <w:tcW w:w="1300" w:type="dxa"/>
            <w:tcBorders>
              <w:top w:val="single" w:sz="4" w:space="0" w:color="5B9BD5"/>
              <w:left w:val="single" w:sz="4" w:space="0" w:color="5B9BD5"/>
              <w:bottom w:val="single" w:sz="8" w:space="0" w:color="5B9BD5"/>
              <w:right w:val="single" w:sz="8" w:space="0" w:color="5B9BD5"/>
            </w:tcBorders>
            <w:shd w:val="clear" w:color="DDEBF7" w:fill="DDEBF7"/>
            <w:vAlign w:val="center"/>
            <w:hideMark/>
          </w:tcPr>
          <w:p w14:paraId="7578056E" w14:textId="77777777" w:rsidR="00C02D7F" w:rsidRPr="00C02D7F" w:rsidRDefault="00C02D7F" w:rsidP="00C02D7F">
            <w:pPr>
              <w:spacing w:after="0" w:line="240" w:lineRule="auto"/>
              <w:jc w:val="center"/>
              <w:rPr>
                <w:rFonts w:ascii="Calibri" w:eastAsia="Times New Roman" w:hAnsi="Calibri" w:cs="Calibri"/>
                <w:color w:val="000000"/>
                <w:lang w:val="es-ES" w:eastAsia="es-ES"/>
              </w:rPr>
            </w:pPr>
            <w:proofErr w:type="spellStart"/>
            <w:r w:rsidRPr="00C02D7F">
              <w:rPr>
                <w:rFonts w:ascii="Calibri" w:eastAsia="Times New Roman" w:hAnsi="Calibri" w:cs="Calibri"/>
                <w:color w:val="000000"/>
                <w:lang w:val="es-ES" w:eastAsia="es-ES"/>
              </w:rPr>
              <w:t>character</w:t>
            </w:r>
            <w:proofErr w:type="spellEnd"/>
            <w:r w:rsidRPr="00C02D7F">
              <w:rPr>
                <w:rFonts w:ascii="Calibri" w:eastAsia="Times New Roman" w:hAnsi="Calibri" w:cs="Calibri"/>
                <w:color w:val="000000"/>
                <w:lang w:val="es-ES" w:eastAsia="es-ES"/>
              </w:rPr>
              <w:t xml:space="preserve"> - nominal - </w:t>
            </w:r>
            <w:proofErr w:type="spellStart"/>
            <w:r w:rsidRPr="00C02D7F">
              <w:rPr>
                <w:rFonts w:ascii="Calibri" w:eastAsia="Times New Roman" w:hAnsi="Calibri" w:cs="Calibri"/>
                <w:color w:val="000000"/>
                <w:lang w:val="es-ES" w:eastAsia="es-ES"/>
              </w:rPr>
              <w:t>arbitrary</w:t>
            </w:r>
            <w:proofErr w:type="spellEnd"/>
          </w:p>
        </w:tc>
        <w:tc>
          <w:tcPr>
            <w:tcW w:w="1673" w:type="dxa"/>
            <w:tcBorders>
              <w:top w:val="single" w:sz="4" w:space="0" w:color="5B9BD5"/>
              <w:left w:val="single" w:sz="4" w:space="0" w:color="5B9BD5"/>
              <w:bottom w:val="single" w:sz="8" w:space="0" w:color="5B9BD5"/>
              <w:right w:val="single" w:sz="8" w:space="0" w:color="5B9BD5"/>
            </w:tcBorders>
            <w:shd w:val="clear" w:color="000000" w:fill="DDEBF7"/>
            <w:vAlign w:val="center"/>
            <w:hideMark/>
          </w:tcPr>
          <w:p w14:paraId="18753E1C" w14:textId="77777777" w:rsidR="00C02D7F" w:rsidRPr="00C02D7F" w:rsidRDefault="00C02D7F" w:rsidP="00EB2E4F">
            <w:pPr>
              <w:spacing w:after="0" w:line="240" w:lineRule="auto"/>
              <w:jc w:val="center"/>
              <w:rPr>
                <w:rFonts w:ascii="Calibri" w:eastAsia="Times New Roman" w:hAnsi="Calibri" w:cs="Calibri"/>
                <w:color w:val="000000"/>
                <w:lang w:val="es-ES" w:eastAsia="es-ES"/>
              </w:rPr>
            </w:pPr>
            <w:r w:rsidRPr="00C02D7F">
              <w:rPr>
                <w:rFonts w:ascii="Calibri" w:eastAsia="Times New Roman" w:hAnsi="Calibri" w:cs="Calibri"/>
                <w:color w:val="000000"/>
                <w:lang w:val="es-ES" w:eastAsia="es-ES"/>
              </w:rPr>
              <w:t xml:space="preserve">1466083 </w:t>
            </w:r>
            <w:proofErr w:type="spellStart"/>
            <w:r w:rsidRPr="00C02D7F">
              <w:rPr>
                <w:rFonts w:ascii="Calibri" w:eastAsia="Times New Roman" w:hAnsi="Calibri" w:cs="Calibri"/>
                <w:color w:val="000000"/>
                <w:lang w:val="es-ES" w:eastAsia="es-ES"/>
              </w:rPr>
              <w:t>unique</w:t>
            </w:r>
            <w:proofErr w:type="spellEnd"/>
            <w:r w:rsidRPr="00C02D7F">
              <w:rPr>
                <w:rFonts w:ascii="Calibri" w:eastAsia="Times New Roman" w:hAnsi="Calibri" w:cs="Calibri"/>
                <w:color w:val="000000"/>
                <w:lang w:val="es-ES" w:eastAsia="es-ES"/>
              </w:rPr>
              <w:t xml:space="preserve"> </w:t>
            </w:r>
            <w:proofErr w:type="spellStart"/>
            <w:r w:rsidRPr="00C02D7F">
              <w:rPr>
                <w:rFonts w:ascii="Calibri" w:eastAsia="Times New Roman" w:hAnsi="Calibri" w:cs="Calibri"/>
                <w:color w:val="000000"/>
                <w:lang w:val="es-ES" w:eastAsia="es-ES"/>
              </w:rPr>
              <w:t>values</w:t>
            </w:r>
            <w:proofErr w:type="spellEnd"/>
          </w:p>
        </w:tc>
        <w:tc>
          <w:tcPr>
            <w:tcW w:w="1460" w:type="dxa"/>
            <w:tcBorders>
              <w:top w:val="single" w:sz="4" w:space="0" w:color="5B9BD5"/>
              <w:left w:val="single" w:sz="4" w:space="0" w:color="5B9BD5"/>
              <w:bottom w:val="single" w:sz="8" w:space="0" w:color="5B9BD5"/>
              <w:right w:val="single" w:sz="8" w:space="0" w:color="5B9BD5"/>
            </w:tcBorders>
            <w:shd w:val="clear" w:color="000000" w:fill="DDEBF7"/>
            <w:noWrap/>
            <w:vAlign w:val="center"/>
            <w:hideMark/>
          </w:tcPr>
          <w:p w14:paraId="64DC6700" w14:textId="77777777" w:rsidR="00C02D7F" w:rsidRPr="00C02D7F" w:rsidRDefault="00C02D7F" w:rsidP="00C02D7F">
            <w:pPr>
              <w:spacing w:after="0" w:line="240" w:lineRule="auto"/>
              <w:jc w:val="right"/>
              <w:rPr>
                <w:rFonts w:ascii="Calibri" w:eastAsia="Times New Roman" w:hAnsi="Calibri" w:cs="Calibri"/>
                <w:color w:val="000000"/>
                <w:lang w:val="es-ES" w:eastAsia="es-ES"/>
              </w:rPr>
            </w:pPr>
            <w:r w:rsidRPr="00C02D7F">
              <w:rPr>
                <w:rFonts w:ascii="Calibri" w:eastAsia="Times New Roman" w:hAnsi="Calibri" w:cs="Calibri"/>
                <w:color w:val="000000"/>
                <w:lang w:val="es-ES" w:eastAsia="es-ES"/>
              </w:rPr>
              <w:t>0</w:t>
            </w:r>
          </w:p>
        </w:tc>
      </w:tr>
      <w:tr w:rsidR="00C02D7F" w:rsidRPr="00C02D7F" w14:paraId="67123228" w14:textId="77777777" w:rsidTr="00C02D7F">
        <w:trPr>
          <w:trHeight w:val="880"/>
        </w:trPr>
        <w:tc>
          <w:tcPr>
            <w:tcW w:w="1700" w:type="dxa"/>
            <w:tcBorders>
              <w:top w:val="single" w:sz="4" w:space="0" w:color="5B9BD5"/>
              <w:left w:val="single" w:sz="8" w:space="0" w:color="5B9BD5"/>
              <w:bottom w:val="single" w:sz="8" w:space="0" w:color="5B9BD5"/>
              <w:right w:val="single" w:sz="8" w:space="0" w:color="5B9BD5"/>
            </w:tcBorders>
            <w:shd w:val="clear" w:color="000000" w:fill="FFFFFF"/>
            <w:noWrap/>
            <w:vAlign w:val="center"/>
            <w:hideMark/>
          </w:tcPr>
          <w:p w14:paraId="1C2AFAFE" w14:textId="77777777" w:rsidR="00C02D7F" w:rsidRPr="00C02D7F" w:rsidRDefault="00C02D7F" w:rsidP="00C02D7F">
            <w:pPr>
              <w:spacing w:after="0" w:line="240" w:lineRule="auto"/>
              <w:jc w:val="center"/>
              <w:rPr>
                <w:rFonts w:ascii="Calibri" w:eastAsia="Times New Roman" w:hAnsi="Calibri" w:cs="Calibri"/>
                <w:b/>
                <w:bCs/>
                <w:color w:val="C00000"/>
                <w:lang w:val="es-ES" w:eastAsia="es-ES"/>
              </w:rPr>
            </w:pPr>
            <w:proofErr w:type="spellStart"/>
            <w:r w:rsidRPr="00C02D7F">
              <w:rPr>
                <w:rFonts w:ascii="Calibri" w:eastAsia="Times New Roman" w:hAnsi="Calibri" w:cs="Calibri"/>
                <w:b/>
                <w:bCs/>
                <w:color w:val="C00000"/>
                <w:lang w:val="es-ES" w:eastAsia="es-ES"/>
              </w:rPr>
              <w:t>artist_mb</w:t>
            </w:r>
            <w:proofErr w:type="spellEnd"/>
          </w:p>
        </w:tc>
        <w:tc>
          <w:tcPr>
            <w:tcW w:w="3060" w:type="dxa"/>
            <w:tcBorders>
              <w:top w:val="single" w:sz="4" w:space="0" w:color="5B9BD5"/>
              <w:left w:val="single" w:sz="4" w:space="0" w:color="5B9BD5"/>
              <w:bottom w:val="single" w:sz="8" w:space="0" w:color="5B9BD5"/>
              <w:right w:val="single" w:sz="8" w:space="0" w:color="5B9BD5"/>
            </w:tcBorders>
            <w:shd w:val="clear" w:color="auto" w:fill="auto"/>
            <w:vAlign w:val="center"/>
            <w:hideMark/>
          </w:tcPr>
          <w:p w14:paraId="37EB9959" w14:textId="23B05435" w:rsidR="00C02D7F" w:rsidRPr="00C02D7F" w:rsidRDefault="00EB2E4F" w:rsidP="00C02D7F">
            <w:pPr>
              <w:spacing w:after="0" w:line="240" w:lineRule="auto"/>
              <w:jc w:val="center"/>
              <w:rPr>
                <w:rFonts w:ascii="Calibri" w:eastAsia="Times New Roman" w:hAnsi="Calibri" w:cs="Calibri"/>
                <w:color w:val="000000"/>
                <w:lang w:val="en-GB" w:eastAsia="es-ES"/>
              </w:rPr>
            </w:pPr>
            <w:r>
              <w:rPr>
                <w:rFonts w:ascii="Calibri" w:eastAsia="Times New Roman" w:hAnsi="Calibri" w:cs="Calibri"/>
                <w:color w:val="000000"/>
                <w:lang w:val="en-GB" w:eastAsia="es-ES"/>
              </w:rPr>
              <w:t>A</w:t>
            </w:r>
            <w:r w:rsidR="00C02D7F" w:rsidRPr="00C02D7F">
              <w:rPr>
                <w:rFonts w:ascii="Calibri" w:eastAsia="Times New Roman" w:hAnsi="Calibri" w:cs="Calibri"/>
                <w:color w:val="000000"/>
                <w:lang w:val="en-GB" w:eastAsia="es-ES"/>
              </w:rPr>
              <w:t xml:space="preserve">rtist name according to </w:t>
            </w:r>
            <w:proofErr w:type="spellStart"/>
            <w:r>
              <w:rPr>
                <w:rFonts w:ascii="Calibri" w:eastAsia="Times New Roman" w:hAnsi="Calibri" w:cs="Calibri"/>
                <w:color w:val="000000"/>
                <w:lang w:val="en-GB" w:eastAsia="es-ES"/>
              </w:rPr>
              <w:t>M</w:t>
            </w:r>
            <w:r w:rsidR="00C02D7F" w:rsidRPr="00C02D7F">
              <w:rPr>
                <w:rFonts w:ascii="Calibri" w:eastAsia="Times New Roman" w:hAnsi="Calibri" w:cs="Calibri"/>
                <w:i/>
                <w:iCs/>
                <w:color w:val="000000"/>
                <w:lang w:val="en-GB" w:eastAsia="es-ES"/>
              </w:rPr>
              <w:t>usic</w:t>
            </w:r>
            <w:r>
              <w:rPr>
                <w:rFonts w:ascii="Calibri" w:eastAsia="Times New Roman" w:hAnsi="Calibri" w:cs="Calibri"/>
                <w:i/>
                <w:iCs/>
                <w:color w:val="000000"/>
                <w:lang w:val="en-GB" w:eastAsia="es-ES"/>
              </w:rPr>
              <w:t>B</w:t>
            </w:r>
            <w:r w:rsidR="00C02D7F" w:rsidRPr="00C02D7F">
              <w:rPr>
                <w:rFonts w:ascii="Calibri" w:eastAsia="Times New Roman" w:hAnsi="Calibri" w:cs="Calibri"/>
                <w:i/>
                <w:iCs/>
                <w:color w:val="000000"/>
                <w:lang w:val="en-GB" w:eastAsia="es-ES"/>
              </w:rPr>
              <w:t>rainz</w:t>
            </w:r>
            <w:proofErr w:type="spellEnd"/>
          </w:p>
        </w:tc>
        <w:tc>
          <w:tcPr>
            <w:tcW w:w="1300" w:type="dxa"/>
            <w:tcBorders>
              <w:top w:val="single" w:sz="4" w:space="0" w:color="5B9BD5"/>
              <w:left w:val="single" w:sz="4" w:space="0" w:color="5B9BD5"/>
              <w:bottom w:val="single" w:sz="8" w:space="0" w:color="5B9BD5"/>
              <w:right w:val="single" w:sz="8" w:space="0" w:color="5B9BD5"/>
            </w:tcBorders>
            <w:shd w:val="clear" w:color="auto" w:fill="auto"/>
            <w:vAlign w:val="center"/>
            <w:hideMark/>
          </w:tcPr>
          <w:p w14:paraId="6466B236" w14:textId="77777777" w:rsidR="00C02D7F" w:rsidRPr="00C02D7F" w:rsidRDefault="00C02D7F" w:rsidP="00C02D7F">
            <w:pPr>
              <w:spacing w:after="0" w:line="240" w:lineRule="auto"/>
              <w:jc w:val="center"/>
              <w:rPr>
                <w:rFonts w:ascii="Calibri" w:eastAsia="Times New Roman" w:hAnsi="Calibri" w:cs="Calibri"/>
                <w:color w:val="000000"/>
                <w:lang w:val="es-ES" w:eastAsia="es-ES"/>
              </w:rPr>
            </w:pPr>
            <w:proofErr w:type="spellStart"/>
            <w:r w:rsidRPr="00C02D7F">
              <w:rPr>
                <w:rFonts w:ascii="Calibri" w:eastAsia="Times New Roman" w:hAnsi="Calibri" w:cs="Calibri"/>
                <w:color w:val="000000"/>
                <w:lang w:val="es-ES" w:eastAsia="es-ES"/>
              </w:rPr>
              <w:t>character</w:t>
            </w:r>
            <w:proofErr w:type="spellEnd"/>
            <w:r w:rsidRPr="00C02D7F">
              <w:rPr>
                <w:rFonts w:ascii="Calibri" w:eastAsia="Times New Roman" w:hAnsi="Calibri" w:cs="Calibri"/>
                <w:color w:val="000000"/>
                <w:lang w:val="es-ES" w:eastAsia="es-ES"/>
              </w:rPr>
              <w:t xml:space="preserve"> - nominal - </w:t>
            </w:r>
            <w:proofErr w:type="spellStart"/>
            <w:r w:rsidRPr="00C02D7F">
              <w:rPr>
                <w:rFonts w:ascii="Calibri" w:eastAsia="Times New Roman" w:hAnsi="Calibri" w:cs="Calibri"/>
                <w:color w:val="000000"/>
                <w:lang w:val="es-ES" w:eastAsia="es-ES"/>
              </w:rPr>
              <w:t>categorical</w:t>
            </w:r>
            <w:proofErr w:type="spellEnd"/>
          </w:p>
        </w:tc>
        <w:tc>
          <w:tcPr>
            <w:tcW w:w="1673" w:type="dxa"/>
            <w:tcBorders>
              <w:top w:val="single" w:sz="4" w:space="0" w:color="5B9BD5"/>
              <w:left w:val="single" w:sz="4" w:space="0" w:color="5B9BD5"/>
              <w:bottom w:val="single" w:sz="8" w:space="0" w:color="5B9BD5"/>
              <w:right w:val="single" w:sz="8" w:space="0" w:color="5B9BD5"/>
            </w:tcBorders>
            <w:shd w:val="clear" w:color="auto" w:fill="auto"/>
            <w:vAlign w:val="center"/>
            <w:hideMark/>
          </w:tcPr>
          <w:p w14:paraId="52CFBB60" w14:textId="77777777" w:rsidR="00C02D7F" w:rsidRPr="00C02D7F" w:rsidRDefault="00C02D7F" w:rsidP="00EB2E4F">
            <w:pPr>
              <w:spacing w:after="0" w:line="240" w:lineRule="auto"/>
              <w:jc w:val="center"/>
              <w:rPr>
                <w:rFonts w:ascii="Calibri" w:eastAsia="Times New Roman" w:hAnsi="Calibri" w:cs="Calibri"/>
                <w:color w:val="000000"/>
                <w:lang w:val="es-ES" w:eastAsia="es-ES"/>
              </w:rPr>
            </w:pPr>
            <w:r w:rsidRPr="00C02D7F">
              <w:rPr>
                <w:rFonts w:ascii="Calibri" w:eastAsia="Times New Roman" w:hAnsi="Calibri" w:cs="Calibri"/>
                <w:color w:val="000000"/>
                <w:lang w:val="es-ES" w:eastAsia="es-ES"/>
              </w:rPr>
              <w:t xml:space="preserve">1353002 </w:t>
            </w:r>
            <w:proofErr w:type="spellStart"/>
            <w:r w:rsidRPr="00C02D7F">
              <w:rPr>
                <w:rFonts w:ascii="Calibri" w:eastAsia="Times New Roman" w:hAnsi="Calibri" w:cs="Calibri"/>
                <w:color w:val="000000"/>
                <w:lang w:val="es-ES" w:eastAsia="es-ES"/>
              </w:rPr>
              <w:t>categories</w:t>
            </w:r>
            <w:proofErr w:type="spellEnd"/>
          </w:p>
        </w:tc>
        <w:tc>
          <w:tcPr>
            <w:tcW w:w="1460" w:type="dxa"/>
            <w:tcBorders>
              <w:top w:val="single" w:sz="4" w:space="0" w:color="5B9BD5"/>
              <w:left w:val="single" w:sz="4" w:space="0" w:color="5B9BD5"/>
              <w:bottom w:val="single" w:sz="8" w:space="0" w:color="5B9BD5"/>
              <w:right w:val="single" w:sz="8" w:space="0" w:color="5B9BD5"/>
            </w:tcBorders>
            <w:shd w:val="clear" w:color="auto" w:fill="auto"/>
            <w:noWrap/>
            <w:vAlign w:val="center"/>
            <w:hideMark/>
          </w:tcPr>
          <w:p w14:paraId="06543216" w14:textId="77777777" w:rsidR="00C02D7F" w:rsidRPr="00C02D7F" w:rsidRDefault="00C02D7F" w:rsidP="00C02D7F">
            <w:pPr>
              <w:spacing w:after="0" w:line="240" w:lineRule="auto"/>
              <w:jc w:val="right"/>
              <w:rPr>
                <w:rFonts w:ascii="Calibri" w:eastAsia="Times New Roman" w:hAnsi="Calibri" w:cs="Calibri"/>
                <w:color w:val="000000"/>
                <w:lang w:val="es-ES" w:eastAsia="es-ES"/>
              </w:rPr>
            </w:pPr>
            <w:r w:rsidRPr="00C02D7F">
              <w:rPr>
                <w:rFonts w:ascii="Calibri" w:eastAsia="Times New Roman" w:hAnsi="Calibri" w:cs="Calibri"/>
                <w:color w:val="000000"/>
                <w:lang w:val="es-ES" w:eastAsia="es-ES"/>
              </w:rPr>
              <w:t>0</w:t>
            </w:r>
          </w:p>
        </w:tc>
      </w:tr>
      <w:tr w:rsidR="00C02D7F" w:rsidRPr="00C02D7F" w14:paraId="6F09A6E1" w14:textId="77777777" w:rsidTr="00C02D7F">
        <w:trPr>
          <w:trHeight w:val="880"/>
        </w:trPr>
        <w:tc>
          <w:tcPr>
            <w:tcW w:w="1700" w:type="dxa"/>
            <w:tcBorders>
              <w:top w:val="single" w:sz="4" w:space="0" w:color="5B9BD5"/>
              <w:left w:val="single" w:sz="8" w:space="0" w:color="5B9BD5"/>
              <w:bottom w:val="single" w:sz="8" w:space="0" w:color="5B9BD5"/>
              <w:right w:val="single" w:sz="8" w:space="0" w:color="5B9BD5"/>
            </w:tcBorders>
            <w:shd w:val="clear" w:color="000000" w:fill="DDEBF7"/>
            <w:noWrap/>
            <w:vAlign w:val="center"/>
            <w:hideMark/>
          </w:tcPr>
          <w:p w14:paraId="401B2344" w14:textId="77777777" w:rsidR="00C02D7F" w:rsidRPr="00C02D7F" w:rsidRDefault="00C02D7F" w:rsidP="00C02D7F">
            <w:pPr>
              <w:spacing w:after="0" w:line="240" w:lineRule="auto"/>
              <w:jc w:val="center"/>
              <w:rPr>
                <w:rFonts w:ascii="Calibri" w:eastAsia="Times New Roman" w:hAnsi="Calibri" w:cs="Calibri"/>
                <w:b/>
                <w:bCs/>
                <w:color w:val="C00000"/>
                <w:lang w:val="es-ES" w:eastAsia="es-ES"/>
              </w:rPr>
            </w:pPr>
            <w:proofErr w:type="spellStart"/>
            <w:r w:rsidRPr="00C02D7F">
              <w:rPr>
                <w:rFonts w:ascii="Calibri" w:eastAsia="Times New Roman" w:hAnsi="Calibri" w:cs="Calibri"/>
                <w:b/>
                <w:bCs/>
                <w:color w:val="C00000"/>
                <w:lang w:val="es-ES" w:eastAsia="es-ES"/>
              </w:rPr>
              <w:t>artist_lastfm</w:t>
            </w:r>
            <w:proofErr w:type="spellEnd"/>
          </w:p>
        </w:tc>
        <w:tc>
          <w:tcPr>
            <w:tcW w:w="3060" w:type="dxa"/>
            <w:tcBorders>
              <w:top w:val="single" w:sz="4" w:space="0" w:color="5B9BD5"/>
              <w:left w:val="single" w:sz="4" w:space="0" w:color="5B9BD5"/>
              <w:bottom w:val="single" w:sz="8" w:space="0" w:color="5B9BD5"/>
              <w:right w:val="single" w:sz="8" w:space="0" w:color="5B9BD5"/>
            </w:tcBorders>
            <w:shd w:val="clear" w:color="000000" w:fill="DDEBF7"/>
            <w:vAlign w:val="center"/>
            <w:hideMark/>
          </w:tcPr>
          <w:p w14:paraId="6C24AF68" w14:textId="667865ED" w:rsidR="00C02D7F" w:rsidRPr="00C02D7F" w:rsidRDefault="00EB2E4F" w:rsidP="00C02D7F">
            <w:pPr>
              <w:spacing w:after="0" w:line="240" w:lineRule="auto"/>
              <w:jc w:val="center"/>
              <w:rPr>
                <w:rFonts w:ascii="Calibri" w:eastAsia="Times New Roman" w:hAnsi="Calibri" w:cs="Calibri"/>
                <w:color w:val="000000"/>
                <w:lang w:val="en-GB" w:eastAsia="es-ES"/>
              </w:rPr>
            </w:pPr>
            <w:r>
              <w:rPr>
                <w:rFonts w:ascii="Calibri" w:eastAsia="Times New Roman" w:hAnsi="Calibri" w:cs="Calibri"/>
                <w:color w:val="000000"/>
                <w:lang w:val="en-GB" w:eastAsia="es-ES"/>
              </w:rPr>
              <w:t>A</w:t>
            </w:r>
            <w:r w:rsidR="00C02D7F" w:rsidRPr="00C02D7F">
              <w:rPr>
                <w:rFonts w:ascii="Calibri" w:eastAsia="Times New Roman" w:hAnsi="Calibri" w:cs="Calibri"/>
                <w:color w:val="000000"/>
                <w:lang w:val="en-GB" w:eastAsia="es-ES"/>
              </w:rPr>
              <w:t xml:space="preserve">rtist name according to </w:t>
            </w:r>
            <w:r w:rsidR="00C02D7F" w:rsidRPr="00C02D7F">
              <w:rPr>
                <w:rFonts w:ascii="Calibri" w:eastAsia="Times New Roman" w:hAnsi="Calibri" w:cs="Calibri"/>
                <w:i/>
                <w:iCs/>
                <w:color w:val="000000"/>
                <w:lang w:val="en-GB" w:eastAsia="es-ES"/>
              </w:rPr>
              <w:t>last.fm</w:t>
            </w:r>
          </w:p>
        </w:tc>
        <w:tc>
          <w:tcPr>
            <w:tcW w:w="1300" w:type="dxa"/>
            <w:tcBorders>
              <w:top w:val="single" w:sz="4" w:space="0" w:color="5B9BD5"/>
              <w:left w:val="single" w:sz="4" w:space="0" w:color="5B9BD5"/>
              <w:bottom w:val="single" w:sz="8" w:space="0" w:color="5B9BD5"/>
              <w:right w:val="single" w:sz="8" w:space="0" w:color="5B9BD5"/>
            </w:tcBorders>
            <w:shd w:val="clear" w:color="DDEBF7" w:fill="DDEBF7"/>
            <w:vAlign w:val="center"/>
            <w:hideMark/>
          </w:tcPr>
          <w:p w14:paraId="566A2277" w14:textId="77777777" w:rsidR="00C02D7F" w:rsidRPr="00C02D7F" w:rsidRDefault="00C02D7F" w:rsidP="00C02D7F">
            <w:pPr>
              <w:spacing w:after="0" w:line="240" w:lineRule="auto"/>
              <w:jc w:val="center"/>
              <w:rPr>
                <w:rFonts w:ascii="Calibri" w:eastAsia="Times New Roman" w:hAnsi="Calibri" w:cs="Calibri"/>
                <w:color w:val="000000"/>
                <w:lang w:val="es-ES" w:eastAsia="es-ES"/>
              </w:rPr>
            </w:pPr>
            <w:proofErr w:type="spellStart"/>
            <w:r w:rsidRPr="00C02D7F">
              <w:rPr>
                <w:rFonts w:ascii="Calibri" w:eastAsia="Times New Roman" w:hAnsi="Calibri" w:cs="Calibri"/>
                <w:color w:val="000000"/>
                <w:lang w:val="es-ES" w:eastAsia="es-ES"/>
              </w:rPr>
              <w:t>character</w:t>
            </w:r>
            <w:proofErr w:type="spellEnd"/>
            <w:r w:rsidRPr="00C02D7F">
              <w:rPr>
                <w:rFonts w:ascii="Calibri" w:eastAsia="Times New Roman" w:hAnsi="Calibri" w:cs="Calibri"/>
                <w:color w:val="000000"/>
                <w:lang w:val="es-ES" w:eastAsia="es-ES"/>
              </w:rPr>
              <w:t xml:space="preserve"> - nominal - </w:t>
            </w:r>
            <w:proofErr w:type="spellStart"/>
            <w:r w:rsidRPr="00C02D7F">
              <w:rPr>
                <w:rFonts w:ascii="Calibri" w:eastAsia="Times New Roman" w:hAnsi="Calibri" w:cs="Calibri"/>
                <w:color w:val="000000"/>
                <w:lang w:val="es-ES" w:eastAsia="es-ES"/>
              </w:rPr>
              <w:t>categorical</w:t>
            </w:r>
            <w:proofErr w:type="spellEnd"/>
          </w:p>
        </w:tc>
        <w:tc>
          <w:tcPr>
            <w:tcW w:w="1673" w:type="dxa"/>
            <w:tcBorders>
              <w:top w:val="single" w:sz="4" w:space="0" w:color="5B9BD5"/>
              <w:left w:val="single" w:sz="4" w:space="0" w:color="5B9BD5"/>
              <w:bottom w:val="single" w:sz="8" w:space="0" w:color="5B9BD5"/>
              <w:right w:val="single" w:sz="8" w:space="0" w:color="5B9BD5"/>
            </w:tcBorders>
            <w:shd w:val="clear" w:color="000000" w:fill="DDEBF7"/>
            <w:vAlign w:val="center"/>
            <w:hideMark/>
          </w:tcPr>
          <w:p w14:paraId="40B90878" w14:textId="77777777" w:rsidR="00C02D7F" w:rsidRPr="00C02D7F" w:rsidRDefault="00C02D7F" w:rsidP="00EB2E4F">
            <w:pPr>
              <w:spacing w:after="0" w:line="240" w:lineRule="auto"/>
              <w:jc w:val="center"/>
              <w:rPr>
                <w:rFonts w:ascii="Calibri" w:eastAsia="Times New Roman" w:hAnsi="Calibri" w:cs="Calibri"/>
                <w:color w:val="000000"/>
                <w:lang w:val="es-ES" w:eastAsia="es-ES"/>
              </w:rPr>
            </w:pPr>
            <w:r w:rsidRPr="00C02D7F">
              <w:rPr>
                <w:rFonts w:ascii="Calibri" w:eastAsia="Times New Roman" w:hAnsi="Calibri" w:cs="Calibri"/>
                <w:color w:val="000000"/>
                <w:lang w:val="es-ES" w:eastAsia="es-ES"/>
              </w:rPr>
              <w:t xml:space="preserve">986732 </w:t>
            </w:r>
            <w:proofErr w:type="spellStart"/>
            <w:r w:rsidRPr="00C02D7F">
              <w:rPr>
                <w:rFonts w:ascii="Calibri" w:eastAsia="Times New Roman" w:hAnsi="Calibri" w:cs="Calibri"/>
                <w:color w:val="000000"/>
                <w:lang w:val="es-ES" w:eastAsia="es-ES"/>
              </w:rPr>
              <w:t>categories</w:t>
            </w:r>
            <w:proofErr w:type="spellEnd"/>
          </w:p>
        </w:tc>
        <w:tc>
          <w:tcPr>
            <w:tcW w:w="1460" w:type="dxa"/>
            <w:tcBorders>
              <w:top w:val="single" w:sz="4" w:space="0" w:color="5B9BD5"/>
              <w:left w:val="single" w:sz="4" w:space="0" w:color="5B9BD5"/>
              <w:bottom w:val="single" w:sz="8" w:space="0" w:color="5B9BD5"/>
              <w:right w:val="single" w:sz="8" w:space="0" w:color="5B9BD5"/>
            </w:tcBorders>
            <w:shd w:val="clear" w:color="000000" w:fill="DDEBF7"/>
            <w:noWrap/>
            <w:vAlign w:val="center"/>
            <w:hideMark/>
          </w:tcPr>
          <w:p w14:paraId="1586CA40" w14:textId="77777777" w:rsidR="00C02D7F" w:rsidRPr="00C02D7F" w:rsidRDefault="00C02D7F" w:rsidP="00C02D7F">
            <w:pPr>
              <w:spacing w:after="0" w:line="240" w:lineRule="auto"/>
              <w:jc w:val="right"/>
              <w:rPr>
                <w:rFonts w:ascii="Calibri" w:eastAsia="Times New Roman" w:hAnsi="Calibri" w:cs="Calibri"/>
                <w:color w:val="000000"/>
                <w:lang w:val="es-ES" w:eastAsia="es-ES"/>
              </w:rPr>
            </w:pPr>
            <w:r w:rsidRPr="00C02D7F">
              <w:rPr>
                <w:rFonts w:ascii="Calibri" w:eastAsia="Times New Roman" w:hAnsi="Calibri" w:cs="Calibri"/>
                <w:color w:val="000000"/>
                <w:lang w:val="es-ES" w:eastAsia="es-ES"/>
              </w:rPr>
              <w:t>33</w:t>
            </w:r>
          </w:p>
        </w:tc>
      </w:tr>
      <w:tr w:rsidR="00C02D7F" w:rsidRPr="00C02D7F" w14:paraId="546B7A5C" w14:textId="77777777" w:rsidTr="00C02D7F">
        <w:trPr>
          <w:trHeight w:val="880"/>
        </w:trPr>
        <w:tc>
          <w:tcPr>
            <w:tcW w:w="1700" w:type="dxa"/>
            <w:tcBorders>
              <w:top w:val="single" w:sz="4" w:space="0" w:color="5B9BD5"/>
              <w:left w:val="single" w:sz="8" w:space="0" w:color="5B9BD5"/>
              <w:bottom w:val="single" w:sz="8" w:space="0" w:color="5B9BD5"/>
              <w:right w:val="single" w:sz="8" w:space="0" w:color="5B9BD5"/>
            </w:tcBorders>
            <w:shd w:val="clear" w:color="000000" w:fill="FFFFFF"/>
            <w:noWrap/>
            <w:vAlign w:val="center"/>
            <w:hideMark/>
          </w:tcPr>
          <w:p w14:paraId="6053F754" w14:textId="77777777" w:rsidR="00C02D7F" w:rsidRPr="00C02D7F" w:rsidRDefault="00C02D7F" w:rsidP="00C02D7F">
            <w:pPr>
              <w:spacing w:after="0" w:line="240" w:lineRule="auto"/>
              <w:jc w:val="center"/>
              <w:rPr>
                <w:rFonts w:ascii="Calibri" w:eastAsia="Times New Roman" w:hAnsi="Calibri" w:cs="Calibri"/>
                <w:b/>
                <w:bCs/>
                <w:color w:val="C00000"/>
                <w:lang w:val="es-ES" w:eastAsia="es-ES"/>
              </w:rPr>
            </w:pPr>
            <w:proofErr w:type="spellStart"/>
            <w:r w:rsidRPr="00C02D7F">
              <w:rPr>
                <w:rFonts w:ascii="Calibri" w:eastAsia="Times New Roman" w:hAnsi="Calibri" w:cs="Calibri"/>
                <w:b/>
                <w:bCs/>
                <w:color w:val="C00000"/>
                <w:lang w:val="es-ES" w:eastAsia="es-ES"/>
              </w:rPr>
              <w:t>country_mb</w:t>
            </w:r>
            <w:proofErr w:type="spellEnd"/>
          </w:p>
        </w:tc>
        <w:tc>
          <w:tcPr>
            <w:tcW w:w="3060" w:type="dxa"/>
            <w:tcBorders>
              <w:top w:val="single" w:sz="4" w:space="0" w:color="5B9BD5"/>
              <w:left w:val="single" w:sz="4" w:space="0" w:color="5B9BD5"/>
              <w:bottom w:val="single" w:sz="8" w:space="0" w:color="5B9BD5"/>
              <w:right w:val="single" w:sz="8" w:space="0" w:color="5B9BD5"/>
            </w:tcBorders>
            <w:shd w:val="clear" w:color="000000" w:fill="FFFFFF"/>
            <w:vAlign w:val="center"/>
            <w:hideMark/>
          </w:tcPr>
          <w:p w14:paraId="10443972" w14:textId="740B7D72" w:rsidR="00C02D7F" w:rsidRPr="00C02D7F" w:rsidRDefault="00EB2E4F" w:rsidP="00C02D7F">
            <w:pPr>
              <w:spacing w:after="0" w:line="240" w:lineRule="auto"/>
              <w:jc w:val="center"/>
              <w:rPr>
                <w:rFonts w:ascii="Calibri" w:eastAsia="Times New Roman" w:hAnsi="Calibri" w:cs="Calibri"/>
                <w:color w:val="000000"/>
                <w:lang w:val="en-GB" w:eastAsia="es-ES"/>
              </w:rPr>
            </w:pPr>
            <w:r>
              <w:rPr>
                <w:rFonts w:ascii="Calibri" w:eastAsia="Times New Roman" w:hAnsi="Calibri" w:cs="Calibri"/>
                <w:color w:val="000000"/>
                <w:lang w:val="en-GB" w:eastAsia="es-ES"/>
              </w:rPr>
              <w:t>A</w:t>
            </w:r>
            <w:r w:rsidR="00C02D7F" w:rsidRPr="00C02D7F">
              <w:rPr>
                <w:rFonts w:ascii="Calibri" w:eastAsia="Times New Roman" w:hAnsi="Calibri" w:cs="Calibri"/>
                <w:color w:val="000000"/>
                <w:lang w:val="en-GB" w:eastAsia="es-ES"/>
              </w:rPr>
              <w:t xml:space="preserve">rtist country according to </w:t>
            </w:r>
            <w:proofErr w:type="spellStart"/>
            <w:r w:rsidRPr="00EB2E4F">
              <w:rPr>
                <w:rFonts w:ascii="Calibri" w:eastAsia="Times New Roman" w:hAnsi="Calibri" w:cs="Calibri"/>
                <w:i/>
                <w:iCs/>
                <w:color w:val="000000"/>
                <w:lang w:val="en-GB" w:eastAsia="es-ES"/>
              </w:rPr>
              <w:t>M</w:t>
            </w:r>
            <w:r w:rsidR="00C02D7F" w:rsidRPr="00C02D7F">
              <w:rPr>
                <w:rFonts w:ascii="Calibri" w:eastAsia="Times New Roman" w:hAnsi="Calibri" w:cs="Calibri"/>
                <w:i/>
                <w:iCs/>
                <w:color w:val="000000"/>
                <w:lang w:val="en-GB" w:eastAsia="es-ES"/>
              </w:rPr>
              <w:t>usic</w:t>
            </w:r>
            <w:r w:rsidRPr="00EB2E4F">
              <w:rPr>
                <w:rFonts w:ascii="Calibri" w:eastAsia="Times New Roman" w:hAnsi="Calibri" w:cs="Calibri"/>
                <w:i/>
                <w:iCs/>
                <w:color w:val="000000"/>
                <w:lang w:val="en-GB" w:eastAsia="es-ES"/>
              </w:rPr>
              <w:t>B</w:t>
            </w:r>
            <w:r w:rsidR="00C02D7F" w:rsidRPr="00C02D7F">
              <w:rPr>
                <w:rFonts w:ascii="Calibri" w:eastAsia="Times New Roman" w:hAnsi="Calibri" w:cs="Calibri"/>
                <w:i/>
                <w:iCs/>
                <w:color w:val="000000"/>
                <w:lang w:val="en-GB" w:eastAsia="es-ES"/>
              </w:rPr>
              <w:t>rainz</w:t>
            </w:r>
            <w:proofErr w:type="spellEnd"/>
          </w:p>
        </w:tc>
        <w:tc>
          <w:tcPr>
            <w:tcW w:w="1300" w:type="dxa"/>
            <w:tcBorders>
              <w:top w:val="single" w:sz="4" w:space="0" w:color="5B9BD5"/>
              <w:left w:val="single" w:sz="4" w:space="0" w:color="5B9BD5"/>
              <w:bottom w:val="single" w:sz="8" w:space="0" w:color="5B9BD5"/>
              <w:right w:val="single" w:sz="8" w:space="0" w:color="5B9BD5"/>
            </w:tcBorders>
            <w:shd w:val="clear" w:color="auto" w:fill="auto"/>
            <w:vAlign w:val="center"/>
            <w:hideMark/>
          </w:tcPr>
          <w:p w14:paraId="245C7B6B" w14:textId="77777777" w:rsidR="00C02D7F" w:rsidRPr="00C02D7F" w:rsidRDefault="00C02D7F" w:rsidP="00C02D7F">
            <w:pPr>
              <w:spacing w:after="0" w:line="240" w:lineRule="auto"/>
              <w:jc w:val="center"/>
              <w:rPr>
                <w:rFonts w:ascii="Calibri" w:eastAsia="Times New Roman" w:hAnsi="Calibri" w:cs="Calibri"/>
                <w:color w:val="000000"/>
                <w:lang w:val="es-ES" w:eastAsia="es-ES"/>
              </w:rPr>
            </w:pPr>
            <w:proofErr w:type="spellStart"/>
            <w:r w:rsidRPr="00C02D7F">
              <w:rPr>
                <w:rFonts w:ascii="Calibri" w:eastAsia="Times New Roman" w:hAnsi="Calibri" w:cs="Calibri"/>
                <w:color w:val="000000"/>
                <w:lang w:val="es-ES" w:eastAsia="es-ES"/>
              </w:rPr>
              <w:t>character</w:t>
            </w:r>
            <w:proofErr w:type="spellEnd"/>
            <w:r w:rsidRPr="00C02D7F">
              <w:rPr>
                <w:rFonts w:ascii="Calibri" w:eastAsia="Times New Roman" w:hAnsi="Calibri" w:cs="Calibri"/>
                <w:color w:val="000000"/>
                <w:lang w:val="es-ES" w:eastAsia="es-ES"/>
              </w:rPr>
              <w:t xml:space="preserve"> - nominal - </w:t>
            </w:r>
            <w:proofErr w:type="spellStart"/>
            <w:r w:rsidRPr="00C02D7F">
              <w:rPr>
                <w:rFonts w:ascii="Calibri" w:eastAsia="Times New Roman" w:hAnsi="Calibri" w:cs="Calibri"/>
                <w:color w:val="000000"/>
                <w:lang w:val="es-ES" w:eastAsia="es-ES"/>
              </w:rPr>
              <w:t>categorical</w:t>
            </w:r>
            <w:proofErr w:type="spellEnd"/>
          </w:p>
        </w:tc>
        <w:tc>
          <w:tcPr>
            <w:tcW w:w="1673" w:type="dxa"/>
            <w:tcBorders>
              <w:top w:val="single" w:sz="4" w:space="0" w:color="5B9BD5"/>
              <w:left w:val="single" w:sz="4" w:space="0" w:color="5B9BD5"/>
              <w:bottom w:val="single" w:sz="8" w:space="0" w:color="5B9BD5"/>
              <w:right w:val="single" w:sz="8" w:space="0" w:color="5B9BD5"/>
            </w:tcBorders>
            <w:shd w:val="clear" w:color="000000" w:fill="FFFFFF"/>
            <w:vAlign w:val="center"/>
            <w:hideMark/>
          </w:tcPr>
          <w:p w14:paraId="0AF789C5" w14:textId="77777777" w:rsidR="00C02D7F" w:rsidRPr="00C02D7F" w:rsidRDefault="00C02D7F" w:rsidP="00EB2E4F">
            <w:pPr>
              <w:spacing w:after="0" w:line="240" w:lineRule="auto"/>
              <w:jc w:val="center"/>
              <w:rPr>
                <w:rFonts w:ascii="Calibri" w:eastAsia="Times New Roman" w:hAnsi="Calibri" w:cs="Calibri"/>
                <w:color w:val="000000"/>
                <w:lang w:val="es-ES" w:eastAsia="es-ES"/>
              </w:rPr>
            </w:pPr>
            <w:r w:rsidRPr="00C02D7F">
              <w:rPr>
                <w:rFonts w:ascii="Calibri" w:eastAsia="Times New Roman" w:hAnsi="Calibri" w:cs="Calibri"/>
                <w:color w:val="000000"/>
                <w:lang w:val="es-ES" w:eastAsia="es-ES"/>
              </w:rPr>
              <w:t xml:space="preserve">496746 </w:t>
            </w:r>
            <w:proofErr w:type="spellStart"/>
            <w:r w:rsidRPr="00C02D7F">
              <w:rPr>
                <w:rFonts w:ascii="Calibri" w:eastAsia="Times New Roman" w:hAnsi="Calibri" w:cs="Calibri"/>
                <w:color w:val="000000"/>
                <w:lang w:val="es-ES" w:eastAsia="es-ES"/>
              </w:rPr>
              <w:t>categories</w:t>
            </w:r>
            <w:proofErr w:type="spellEnd"/>
          </w:p>
        </w:tc>
        <w:tc>
          <w:tcPr>
            <w:tcW w:w="1460" w:type="dxa"/>
            <w:tcBorders>
              <w:top w:val="single" w:sz="4" w:space="0" w:color="5B9BD5"/>
              <w:left w:val="single" w:sz="4" w:space="0" w:color="5B9BD5"/>
              <w:bottom w:val="single" w:sz="8" w:space="0" w:color="5B9BD5"/>
              <w:right w:val="single" w:sz="8" w:space="0" w:color="5B9BD5"/>
            </w:tcBorders>
            <w:shd w:val="clear" w:color="auto" w:fill="auto"/>
            <w:noWrap/>
            <w:vAlign w:val="center"/>
            <w:hideMark/>
          </w:tcPr>
          <w:p w14:paraId="556D127F" w14:textId="77777777" w:rsidR="00C02D7F" w:rsidRPr="00C02D7F" w:rsidRDefault="00C02D7F" w:rsidP="00C02D7F">
            <w:pPr>
              <w:spacing w:after="0" w:line="240" w:lineRule="auto"/>
              <w:jc w:val="right"/>
              <w:rPr>
                <w:rFonts w:ascii="Calibri" w:eastAsia="Times New Roman" w:hAnsi="Calibri" w:cs="Calibri"/>
                <w:color w:val="000000"/>
                <w:lang w:val="es-ES" w:eastAsia="es-ES"/>
              </w:rPr>
            </w:pPr>
            <w:r w:rsidRPr="00C02D7F">
              <w:rPr>
                <w:rFonts w:ascii="Calibri" w:eastAsia="Times New Roman" w:hAnsi="Calibri" w:cs="Calibri"/>
                <w:color w:val="000000"/>
                <w:lang w:val="es-ES" w:eastAsia="es-ES"/>
              </w:rPr>
              <w:t>55</w:t>
            </w:r>
          </w:p>
        </w:tc>
      </w:tr>
      <w:tr w:rsidR="00C02D7F" w:rsidRPr="00C02D7F" w14:paraId="527DD151" w14:textId="77777777" w:rsidTr="00C02D7F">
        <w:trPr>
          <w:trHeight w:val="880"/>
        </w:trPr>
        <w:tc>
          <w:tcPr>
            <w:tcW w:w="1700" w:type="dxa"/>
            <w:tcBorders>
              <w:top w:val="single" w:sz="4" w:space="0" w:color="5B9BD5"/>
              <w:left w:val="single" w:sz="8" w:space="0" w:color="5B9BD5"/>
              <w:bottom w:val="single" w:sz="8" w:space="0" w:color="5B9BD5"/>
              <w:right w:val="single" w:sz="8" w:space="0" w:color="5B9BD5"/>
            </w:tcBorders>
            <w:shd w:val="clear" w:color="000000" w:fill="DDEBF7"/>
            <w:noWrap/>
            <w:vAlign w:val="center"/>
            <w:hideMark/>
          </w:tcPr>
          <w:p w14:paraId="3A420EAA" w14:textId="77777777" w:rsidR="00C02D7F" w:rsidRPr="00C02D7F" w:rsidRDefault="00C02D7F" w:rsidP="00C02D7F">
            <w:pPr>
              <w:spacing w:after="0" w:line="240" w:lineRule="auto"/>
              <w:jc w:val="center"/>
              <w:rPr>
                <w:rFonts w:ascii="Calibri" w:eastAsia="Times New Roman" w:hAnsi="Calibri" w:cs="Calibri"/>
                <w:b/>
                <w:bCs/>
                <w:color w:val="C00000"/>
                <w:lang w:val="es-ES" w:eastAsia="es-ES"/>
              </w:rPr>
            </w:pPr>
            <w:proofErr w:type="spellStart"/>
            <w:r w:rsidRPr="00C02D7F">
              <w:rPr>
                <w:rFonts w:ascii="Calibri" w:eastAsia="Times New Roman" w:hAnsi="Calibri" w:cs="Calibri"/>
                <w:b/>
                <w:bCs/>
                <w:color w:val="C00000"/>
                <w:lang w:val="es-ES" w:eastAsia="es-ES"/>
              </w:rPr>
              <w:t>country_lastfm</w:t>
            </w:r>
            <w:proofErr w:type="spellEnd"/>
          </w:p>
        </w:tc>
        <w:tc>
          <w:tcPr>
            <w:tcW w:w="3060" w:type="dxa"/>
            <w:tcBorders>
              <w:top w:val="single" w:sz="4" w:space="0" w:color="5B9BD5"/>
              <w:left w:val="single" w:sz="4" w:space="0" w:color="5B9BD5"/>
              <w:bottom w:val="single" w:sz="8" w:space="0" w:color="5B9BD5"/>
              <w:right w:val="single" w:sz="8" w:space="0" w:color="5B9BD5"/>
            </w:tcBorders>
            <w:shd w:val="clear" w:color="DDEBF7" w:fill="DDEBF7"/>
            <w:vAlign w:val="center"/>
            <w:hideMark/>
          </w:tcPr>
          <w:p w14:paraId="1339512C" w14:textId="55FD4500" w:rsidR="00C02D7F" w:rsidRPr="00C02D7F" w:rsidRDefault="00EB2E4F" w:rsidP="00C02D7F">
            <w:pPr>
              <w:spacing w:after="0" w:line="240" w:lineRule="auto"/>
              <w:jc w:val="center"/>
              <w:rPr>
                <w:rFonts w:ascii="Calibri" w:eastAsia="Times New Roman" w:hAnsi="Calibri" w:cs="Calibri"/>
                <w:color w:val="000000"/>
                <w:lang w:val="en-GB" w:eastAsia="es-ES"/>
              </w:rPr>
            </w:pPr>
            <w:r>
              <w:rPr>
                <w:rFonts w:ascii="Calibri" w:eastAsia="Times New Roman" w:hAnsi="Calibri" w:cs="Calibri"/>
                <w:color w:val="000000"/>
                <w:lang w:val="en-GB" w:eastAsia="es-ES"/>
              </w:rPr>
              <w:t>A</w:t>
            </w:r>
            <w:r w:rsidR="00C02D7F" w:rsidRPr="00C02D7F">
              <w:rPr>
                <w:rFonts w:ascii="Calibri" w:eastAsia="Times New Roman" w:hAnsi="Calibri" w:cs="Calibri"/>
                <w:color w:val="000000"/>
                <w:lang w:val="en-GB" w:eastAsia="es-ES"/>
              </w:rPr>
              <w:t xml:space="preserve">rtist country, based on </w:t>
            </w:r>
            <w:r w:rsidR="00C02D7F" w:rsidRPr="00C02D7F">
              <w:rPr>
                <w:rFonts w:ascii="Calibri" w:eastAsia="Times New Roman" w:hAnsi="Calibri" w:cs="Calibri"/>
                <w:i/>
                <w:iCs/>
                <w:color w:val="000000"/>
                <w:lang w:val="en-GB" w:eastAsia="es-ES"/>
              </w:rPr>
              <w:t>last</w:t>
            </w:r>
            <w:r>
              <w:rPr>
                <w:rFonts w:ascii="Calibri" w:eastAsia="Times New Roman" w:hAnsi="Calibri" w:cs="Calibri"/>
                <w:i/>
                <w:iCs/>
                <w:color w:val="000000"/>
                <w:lang w:val="en-GB" w:eastAsia="es-ES"/>
              </w:rPr>
              <w:t>.</w:t>
            </w:r>
            <w:r w:rsidR="00C02D7F" w:rsidRPr="00C02D7F">
              <w:rPr>
                <w:rFonts w:ascii="Calibri" w:eastAsia="Times New Roman" w:hAnsi="Calibri" w:cs="Calibri"/>
                <w:i/>
                <w:iCs/>
                <w:color w:val="000000"/>
                <w:lang w:val="en-GB" w:eastAsia="es-ES"/>
              </w:rPr>
              <w:t xml:space="preserve">fm </w:t>
            </w:r>
            <w:r w:rsidR="00C02D7F" w:rsidRPr="00C02D7F">
              <w:rPr>
                <w:rFonts w:ascii="Calibri" w:eastAsia="Times New Roman" w:hAnsi="Calibri" w:cs="Calibri"/>
                <w:color w:val="000000"/>
                <w:lang w:val="en-GB" w:eastAsia="es-ES"/>
              </w:rPr>
              <w:t>tags</w:t>
            </w:r>
          </w:p>
        </w:tc>
        <w:tc>
          <w:tcPr>
            <w:tcW w:w="1300" w:type="dxa"/>
            <w:tcBorders>
              <w:top w:val="single" w:sz="4" w:space="0" w:color="5B9BD5"/>
              <w:left w:val="single" w:sz="4" w:space="0" w:color="5B9BD5"/>
              <w:bottom w:val="single" w:sz="8" w:space="0" w:color="5B9BD5"/>
              <w:right w:val="single" w:sz="8" w:space="0" w:color="5B9BD5"/>
            </w:tcBorders>
            <w:shd w:val="clear" w:color="DDEBF7" w:fill="DDEBF7"/>
            <w:vAlign w:val="center"/>
            <w:hideMark/>
          </w:tcPr>
          <w:p w14:paraId="18EBCE6B" w14:textId="77777777" w:rsidR="00C02D7F" w:rsidRPr="00C02D7F" w:rsidRDefault="00C02D7F" w:rsidP="00C02D7F">
            <w:pPr>
              <w:spacing w:after="0" w:line="240" w:lineRule="auto"/>
              <w:jc w:val="center"/>
              <w:rPr>
                <w:rFonts w:ascii="Calibri" w:eastAsia="Times New Roman" w:hAnsi="Calibri" w:cs="Calibri"/>
                <w:color w:val="000000"/>
                <w:lang w:val="es-ES" w:eastAsia="es-ES"/>
              </w:rPr>
            </w:pPr>
            <w:proofErr w:type="spellStart"/>
            <w:r w:rsidRPr="00C02D7F">
              <w:rPr>
                <w:rFonts w:ascii="Calibri" w:eastAsia="Times New Roman" w:hAnsi="Calibri" w:cs="Calibri"/>
                <w:color w:val="000000"/>
                <w:lang w:val="es-ES" w:eastAsia="es-ES"/>
              </w:rPr>
              <w:t>character</w:t>
            </w:r>
            <w:proofErr w:type="spellEnd"/>
            <w:r w:rsidRPr="00C02D7F">
              <w:rPr>
                <w:rFonts w:ascii="Calibri" w:eastAsia="Times New Roman" w:hAnsi="Calibri" w:cs="Calibri"/>
                <w:color w:val="000000"/>
                <w:lang w:val="es-ES" w:eastAsia="es-ES"/>
              </w:rPr>
              <w:t xml:space="preserve"> - nominal - </w:t>
            </w:r>
            <w:proofErr w:type="spellStart"/>
            <w:r w:rsidRPr="00C02D7F">
              <w:rPr>
                <w:rFonts w:ascii="Calibri" w:eastAsia="Times New Roman" w:hAnsi="Calibri" w:cs="Calibri"/>
                <w:color w:val="000000"/>
                <w:lang w:val="es-ES" w:eastAsia="es-ES"/>
              </w:rPr>
              <w:t>categorical</w:t>
            </w:r>
            <w:proofErr w:type="spellEnd"/>
          </w:p>
        </w:tc>
        <w:tc>
          <w:tcPr>
            <w:tcW w:w="1673" w:type="dxa"/>
            <w:tcBorders>
              <w:top w:val="single" w:sz="4" w:space="0" w:color="5B9BD5"/>
              <w:left w:val="single" w:sz="4" w:space="0" w:color="5B9BD5"/>
              <w:bottom w:val="single" w:sz="8" w:space="0" w:color="5B9BD5"/>
              <w:right w:val="single" w:sz="8" w:space="0" w:color="5B9BD5"/>
            </w:tcBorders>
            <w:shd w:val="clear" w:color="000000" w:fill="DDEBF7"/>
            <w:vAlign w:val="center"/>
            <w:hideMark/>
          </w:tcPr>
          <w:p w14:paraId="295A92A6" w14:textId="77777777" w:rsidR="00C02D7F" w:rsidRPr="00C02D7F" w:rsidRDefault="00C02D7F" w:rsidP="00EB2E4F">
            <w:pPr>
              <w:spacing w:after="0" w:line="240" w:lineRule="auto"/>
              <w:jc w:val="center"/>
              <w:rPr>
                <w:rFonts w:ascii="Calibri" w:eastAsia="Times New Roman" w:hAnsi="Calibri" w:cs="Calibri"/>
                <w:color w:val="000000"/>
                <w:lang w:val="es-ES" w:eastAsia="es-ES"/>
              </w:rPr>
            </w:pPr>
            <w:r w:rsidRPr="00C02D7F">
              <w:rPr>
                <w:rFonts w:ascii="Calibri" w:eastAsia="Times New Roman" w:hAnsi="Calibri" w:cs="Calibri"/>
                <w:color w:val="000000"/>
                <w:lang w:val="es-ES" w:eastAsia="es-ES"/>
              </w:rPr>
              <w:t xml:space="preserve">185500 </w:t>
            </w:r>
            <w:proofErr w:type="spellStart"/>
            <w:r w:rsidRPr="00C02D7F">
              <w:rPr>
                <w:rFonts w:ascii="Calibri" w:eastAsia="Times New Roman" w:hAnsi="Calibri" w:cs="Calibri"/>
                <w:color w:val="000000"/>
                <w:lang w:val="es-ES" w:eastAsia="es-ES"/>
              </w:rPr>
              <w:t>categories</w:t>
            </w:r>
            <w:proofErr w:type="spellEnd"/>
          </w:p>
        </w:tc>
        <w:tc>
          <w:tcPr>
            <w:tcW w:w="1460" w:type="dxa"/>
            <w:tcBorders>
              <w:top w:val="single" w:sz="4" w:space="0" w:color="5B9BD5"/>
              <w:left w:val="single" w:sz="4" w:space="0" w:color="5B9BD5"/>
              <w:bottom w:val="single" w:sz="8" w:space="0" w:color="5B9BD5"/>
              <w:right w:val="single" w:sz="8" w:space="0" w:color="5B9BD5"/>
            </w:tcBorders>
            <w:shd w:val="clear" w:color="000000" w:fill="DDEBF7"/>
            <w:noWrap/>
            <w:vAlign w:val="center"/>
            <w:hideMark/>
          </w:tcPr>
          <w:p w14:paraId="12B8B17D" w14:textId="77777777" w:rsidR="00C02D7F" w:rsidRPr="00C02D7F" w:rsidRDefault="00C02D7F" w:rsidP="00C02D7F">
            <w:pPr>
              <w:spacing w:after="0" w:line="240" w:lineRule="auto"/>
              <w:jc w:val="right"/>
              <w:rPr>
                <w:rFonts w:ascii="Calibri" w:eastAsia="Times New Roman" w:hAnsi="Calibri" w:cs="Calibri"/>
                <w:color w:val="000000"/>
                <w:lang w:val="es-ES" w:eastAsia="es-ES"/>
              </w:rPr>
            </w:pPr>
            <w:r w:rsidRPr="00C02D7F">
              <w:rPr>
                <w:rFonts w:ascii="Calibri" w:eastAsia="Times New Roman" w:hAnsi="Calibri" w:cs="Calibri"/>
                <w:color w:val="000000"/>
                <w:lang w:val="es-ES" w:eastAsia="es-ES"/>
              </w:rPr>
              <w:t>86</w:t>
            </w:r>
          </w:p>
        </w:tc>
      </w:tr>
      <w:tr w:rsidR="00C02D7F" w:rsidRPr="00C02D7F" w14:paraId="64E07D96" w14:textId="77777777" w:rsidTr="00C02D7F">
        <w:trPr>
          <w:trHeight w:val="880"/>
        </w:trPr>
        <w:tc>
          <w:tcPr>
            <w:tcW w:w="1700" w:type="dxa"/>
            <w:tcBorders>
              <w:top w:val="single" w:sz="4" w:space="0" w:color="5B9BD5"/>
              <w:left w:val="single" w:sz="8" w:space="0" w:color="5B9BD5"/>
              <w:bottom w:val="single" w:sz="8" w:space="0" w:color="5B9BD5"/>
              <w:right w:val="single" w:sz="8" w:space="0" w:color="5B9BD5"/>
            </w:tcBorders>
            <w:shd w:val="clear" w:color="000000" w:fill="FFFFFF"/>
            <w:noWrap/>
            <w:vAlign w:val="center"/>
            <w:hideMark/>
          </w:tcPr>
          <w:p w14:paraId="3FD3E026" w14:textId="77777777" w:rsidR="00C02D7F" w:rsidRPr="00C02D7F" w:rsidRDefault="00C02D7F" w:rsidP="00C02D7F">
            <w:pPr>
              <w:spacing w:after="0" w:line="240" w:lineRule="auto"/>
              <w:jc w:val="center"/>
              <w:rPr>
                <w:rFonts w:ascii="Calibri" w:eastAsia="Times New Roman" w:hAnsi="Calibri" w:cs="Calibri"/>
                <w:b/>
                <w:bCs/>
                <w:color w:val="C00000"/>
                <w:lang w:val="es-ES" w:eastAsia="es-ES"/>
              </w:rPr>
            </w:pPr>
            <w:proofErr w:type="spellStart"/>
            <w:r w:rsidRPr="00C02D7F">
              <w:rPr>
                <w:rFonts w:ascii="Calibri" w:eastAsia="Times New Roman" w:hAnsi="Calibri" w:cs="Calibri"/>
                <w:b/>
                <w:bCs/>
                <w:color w:val="C00000"/>
                <w:lang w:val="es-ES" w:eastAsia="es-ES"/>
              </w:rPr>
              <w:t>tags_mb</w:t>
            </w:r>
            <w:proofErr w:type="spellEnd"/>
          </w:p>
        </w:tc>
        <w:tc>
          <w:tcPr>
            <w:tcW w:w="3060" w:type="dxa"/>
            <w:tcBorders>
              <w:top w:val="single" w:sz="4" w:space="0" w:color="5B9BD5"/>
              <w:left w:val="single" w:sz="4" w:space="0" w:color="5B9BD5"/>
              <w:bottom w:val="single" w:sz="8" w:space="0" w:color="5B9BD5"/>
              <w:right w:val="single" w:sz="8" w:space="0" w:color="5B9BD5"/>
            </w:tcBorders>
            <w:shd w:val="clear" w:color="000000" w:fill="FFFFFF"/>
            <w:vAlign w:val="center"/>
            <w:hideMark/>
          </w:tcPr>
          <w:p w14:paraId="3E4AF5D6" w14:textId="42871484" w:rsidR="00C02D7F" w:rsidRPr="00C02D7F" w:rsidRDefault="00EB2E4F" w:rsidP="00C02D7F">
            <w:pPr>
              <w:spacing w:after="0" w:line="240" w:lineRule="auto"/>
              <w:jc w:val="center"/>
              <w:rPr>
                <w:rFonts w:ascii="Calibri" w:eastAsia="Times New Roman" w:hAnsi="Calibri" w:cs="Calibri"/>
                <w:color w:val="000000"/>
                <w:lang w:val="en-GB" w:eastAsia="es-ES"/>
              </w:rPr>
            </w:pPr>
            <w:r>
              <w:rPr>
                <w:rFonts w:ascii="Calibri" w:eastAsia="Times New Roman" w:hAnsi="Calibri" w:cs="Calibri"/>
                <w:color w:val="000000"/>
                <w:lang w:val="en-GB" w:eastAsia="es-ES"/>
              </w:rPr>
              <w:t>A</w:t>
            </w:r>
            <w:r w:rsidR="00C02D7F" w:rsidRPr="00C02D7F">
              <w:rPr>
                <w:rFonts w:ascii="Calibri" w:eastAsia="Times New Roman" w:hAnsi="Calibri" w:cs="Calibri"/>
                <w:color w:val="000000"/>
                <w:lang w:val="en-GB" w:eastAsia="es-ES"/>
              </w:rPr>
              <w:t xml:space="preserve">rtist tags on </w:t>
            </w:r>
            <w:proofErr w:type="spellStart"/>
            <w:r>
              <w:rPr>
                <w:rFonts w:ascii="Calibri" w:eastAsia="Times New Roman" w:hAnsi="Calibri" w:cs="Calibri"/>
                <w:color w:val="000000"/>
                <w:lang w:val="en-GB" w:eastAsia="es-ES"/>
              </w:rPr>
              <w:t>M</w:t>
            </w:r>
            <w:r w:rsidR="00C02D7F" w:rsidRPr="00C02D7F">
              <w:rPr>
                <w:rFonts w:ascii="Calibri" w:eastAsia="Times New Roman" w:hAnsi="Calibri" w:cs="Calibri"/>
                <w:i/>
                <w:iCs/>
                <w:color w:val="000000"/>
                <w:lang w:val="en-GB" w:eastAsia="es-ES"/>
              </w:rPr>
              <w:t>usic</w:t>
            </w:r>
            <w:r>
              <w:rPr>
                <w:rFonts w:ascii="Calibri" w:eastAsia="Times New Roman" w:hAnsi="Calibri" w:cs="Calibri"/>
                <w:i/>
                <w:iCs/>
                <w:color w:val="000000"/>
                <w:lang w:val="en-GB" w:eastAsia="es-ES"/>
              </w:rPr>
              <w:t>B</w:t>
            </w:r>
            <w:r w:rsidR="00C02D7F" w:rsidRPr="00C02D7F">
              <w:rPr>
                <w:rFonts w:ascii="Calibri" w:eastAsia="Times New Roman" w:hAnsi="Calibri" w:cs="Calibri"/>
                <w:i/>
                <w:iCs/>
                <w:color w:val="000000"/>
                <w:lang w:val="en-GB" w:eastAsia="es-ES"/>
              </w:rPr>
              <w:t>rainz</w:t>
            </w:r>
            <w:proofErr w:type="spellEnd"/>
            <w:r w:rsidR="00C02D7F" w:rsidRPr="00C02D7F">
              <w:rPr>
                <w:rFonts w:ascii="Calibri" w:eastAsia="Times New Roman" w:hAnsi="Calibri" w:cs="Calibri"/>
                <w:i/>
                <w:iCs/>
                <w:color w:val="000000"/>
                <w:lang w:val="en-GB" w:eastAsia="es-ES"/>
              </w:rPr>
              <w:t>,</w:t>
            </w:r>
            <w:r w:rsidR="00C02D7F" w:rsidRPr="00C02D7F">
              <w:rPr>
                <w:rFonts w:ascii="Calibri" w:eastAsia="Times New Roman" w:hAnsi="Calibri" w:cs="Calibri"/>
                <w:color w:val="000000"/>
                <w:lang w:val="en-GB" w:eastAsia="es-ES"/>
              </w:rPr>
              <w:t xml:space="preserve"> separated by semicolon (;)</w:t>
            </w:r>
          </w:p>
        </w:tc>
        <w:tc>
          <w:tcPr>
            <w:tcW w:w="1300" w:type="dxa"/>
            <w:tcBorders>
              <w:top w:val="single" w:sz="4" w:space="0" w:color="5B9BD5"/>
              <w:left w:val="single" w:sz="4" w:space="0" w:color="5B9BD5"/>
              <w:bottom w:val="single" w:sz="8" w:space="0" w:color="5B9BD5"/>
              <w:right w:val="single" w:sz="8" w:space="0" w:color="5B9BD5"/>
            </w:tcBorders>
            <w:shd w:val="clear" w:color="auto" w:fill="auto"/>
            <w:vAlign w:val="center"/>
            <w:hideMark/>
          </w:tcPr>
          <w:p w14:paraId="5CC5D906" w14:textId="77777777" w:rsidR="00C02D7F" w:rsidRPr="00C02D7F" w:rsidRDefault="00C02D7F" w:rsidP="00C02D7F">
            <w:pPr>
              <w:spacing w:after="0" w:line="240" w:lineRule="auto"/>
              <w:jc w:val="center"/>
              <w:rPr>
                <w:rFonts w:ascii="Calibri" w:eastAsia="Times New Roman" w:hAnsi="Calibri" w:cs="Calibri"/>
                <w:color w:val="000000"/>
                <w:lang w:val="es-ES" w:eastAsia="es-ES"/>
              </w:rPr>
            </w:pPr>
            <w:proofErr w:type="spellStart"/>
            <w:r w:rsidRPr="00C02D7F">
              <w:rPr>
                <w:rFonts w:ascii="Calibri" w:eastAsia="Times New Roman" w:hAnsi="Calibri" w:cs="Calibri"/>
                <w:color w:val="000000"/>
                <w:lang w:val="es-ES" w:eastAsia="es-ES"/>
              </w:rPr>
              <w:t>character</w:t>
            </w:r>
            <w:proofErr w:type="spellEnd"/>
            <w:r w:rsidRPr="00C02D7F">
              <w:rPr>
                <w:rFonts w:ascii="Calibri" w:eastAsia="Times New Roman" w:hAnsi="Calibri" w:cs="Calibri"/>
                <w:color w:val="000000"/>
                <w:lang w:val="es-ES" w:eastAsia="es-ES"/>
              </w:rPr>
              <w:t xml:space="preserve"> - nominal - </w:t>
            </w:r>
            <w:proofErr w:type="spellStart"/>
            <w:r w:rsidRPr="00C02D7F">
              <w:rPr>
                <w:rFonts w:ascii="Calibri" w:eastAsia="Times New Roman" w:hAnsi="Calibri" w:cs="Calibri"/>
                <w:color w:val="000000"/>
                <w:lang w:val="es-ES" w:eastAsia="es-ES"/>
              </w:rPr>
              <w:t>categorical</w:t>
            </w:r>
            <w:proofErr w:type="spellEnd"/>
          </w:p>
        </w:tc>
        <w:tc>
          <w:tcPr>
            <w:tcW w:w="1673" w:type="dxa"/>
            <w:tcBorders>
              <w:top w:val="single" w:sz="4" w:space="0" w:color="5B9BD5"/>
              <w:left w:val="single" w:sz="4" w:space="0" w:color="5B9BD5"/>
              <w:bottom w:val="single" w:sz="8" w:space="0" w:color="5B9BD5"/>
              <w:right w:val="single" w:sz="8" w:space="0" w:color="5B9BD5"/>
            </w:tcBorders>
            <w:shd w:val="clear" w:color="000000" w:fill="FFFFFF"/>
            <w:vAlign w:val="center"/>
            <w:hideMark/>
          </w:tcPr>
          <w:p w14:paraId="2D23A38E" w14:textId="77777777" w:rsidR="00C02D7F" w:rsidRPr="00C02D7F" w:rsidRDefault="00C02D7F" w:rsidP="00EB2E4F">
            <w:pPr>
              <w:spacing w:after="0" w:line="240" w:lineRule="auto"/>
              <w:jc w:val="center"/>
              <w:rPr>
                <w:rFonts w:ascii="Calibri" w:eastAsia="Times New Roman" w:hAnsi="Calibri" w:cs="Calibri"/>
                <w:color w:val="000000"/>
                <w:lang w:val="es-ES" w:eastAsia="es-ES"/>
              </w:rPr>
            </w:pPr>
            <w:r w:rsidRPr="00C02D7F">
              <w:rPr>
                <w:rFonts w:ascii="Calibri" w:eastAsia="Times New Roman" w:hAnsi="Calibri" w:cs="Calibri"/>
                <w:color w:val="000000"/>
                <w:lang w:val="es-ES" w:eastAsia="es-ES"/>
              </w:rPr>
              <w:t xml:space="preserve">107858 </w:t>
            </w:r>
            <w:proofErr w:type="spellStart"/>
            <w:r w:rsidRPr="00C02D7F">
              <w:rPr>
                <w:rFonts w:ascii="Calibri" w:eastAsia="Times New Roman" w:hAnsi="Calibri" w:cs="Calibri"/>
                <w:color w:val="000000"/>
                <w:lang w:val="es-ES" w:eastAsia="es-ES"/>
              </w:rPr>
              <w:t>categories</w:t>
            </w:r>
            <w:proofErr w:type="spellEnd"/>
          </w:p>
        </w:tc>
        <w:tc>
          <w:tcPr>
            <w:tcW w:w="1460" w:type="dxa"/>
            <w:tcBorders>
              <w:top w:val="single" w:sz="4" w:space="0" w:color="5B9BD5"/>
              <w:left w:val="single" w:sz="4" w:space="0" w:color="5B9BD5"/>
              <w:bottom w:val="single" w:sz="8" w:space="0" w:color="5B9BD5"/>
              <w:right w:val="single" w:sz="8" w:space="0" w:color="5B9BD5"/>
            </w:tcBorders>
            <w:shd w:val="clear" w:color="auto" w:fill="auto"/>
            <w:noWrap/>
            <w:vAlign w:val="center"/>
            <w:hideMark/>
          </w:tcPr>
          <w:p w14:paraId="4B465966" w14:textId="77777777" w:rsidR="00C02D7F" w:rsidRPr="00C02D7F" w:rsidRDefault="00C02D7F" w:rsidP="00C02D7F">
            <w:pPr>
              <w:spacing w:after="0" w:line="240" w:lineRule="auto"/>
              <w:jc w:val="right"/>
              <w:rPr>
                <w:rFonts w:ascii="Calibri" w:eastAsia="Times New Roman" w:hAnsi="Calibri" w:cs="Calibri"/>
                <w:color w:val="000000"/>
                <w:lang w:val="es-ES" w:eastAsia="es-ES"/>
              </w:rPr>
            </w:pPr>
            <w:r w:rsidRPr="00C02D7F">
              <w:rPr>
                <w:rFonts w:ascii="Calibri" w:eastAsia="Times New Roman" w:hAnsi="Calibri" w:cs="Calibri"/>
                <w:color w:val="000000"/>
                <w:lang w:val="es-ES" w:eastAsia="es-ES"/>
              </w:rPr>
              <w:t>92</w:t>
            </w:r>
          </w:p>
        </w:tc>
      </w:tr>
      <w:tr w:rsidR="00C02D7F" w:rsidRPr="00C02D7F" w14:paraId="374AD959" w14:textId="77777777" w:rsidTr="00C02D7F">
        <w:trPr>
          <w:trHeight w:val="880"/>
        </w:trPr>
        <w:tc>
          <w:tcPr>
            <w:tcW w:w="1700" w:type="dxa"/>
            <w:tcBorders>
              <w:top w:val="single" w:sz="4" w:space="0" w:color="5B9BD5"/>
              <w:left w:val="single" w:sz="8" w:space="0" w:color="5B9BD5"/>
              <w:bottom w:val="single" w:sz="8" w:space="0" w:color="5B9BD5"/>
              <w:right w:val="single" w:sz="8" w:space="0" w:color="5B9BD5"/>
            </w:tcBorders>
            <w:shd w:val="clear" w:color="000000" w:fill="DDEBF7"/>
            <w:noWrap/>
            <w:vAlign w:val="center"/>
            <w:hideMark/>
          </w:tcPr>
          <w:p w14:paraId="133ED40A" w14:textId="77777777" w:rsidR="00C02D7F" w:rsidRPr="00C02D7F" w:rsidRDefault="00C02D7F" w:rsidP="00C02D7F">
            <w:pPr>
              <w:spacing w:after="0" w:line="240" w:lineRule="auto"/>
              <w:jc w:val="center"/>
              <w:rPr>
                <w:rFonts w:ascii="Calibri" w:eastAsia="Times New Roman" w:hAnsi="Calibri" w:cs="Calibri"/>
                <w:b/>
                <w:bCs/>
                <w:color w:val="C00000"/>
                <w:lang w:val="es-ES" w:eastAsia="es-ES"/>
              </w:rPr>
            </w:pPr>
            <w:proofErr w:type="spellStart"/>
            <w:r w:rsidRPr="00C02D7F">
              <w:rPr>
                <w:rFonts w:ascii="Calibri" w:eastAsia="Times New Roman" w:hAnsi="Calibri" w:cs="Calibri"/>
                <w:b/>
                <w:bCs/>
                <w:color w:val="C00000"/>
                <w:lang w:val="es-ES" w:eastAsia="es-ES"/>
              </w:rPr>
              <w:t>tags_lastfm</w:t>
            </w:r>
            <w:proofErr w:type="spellEnd"/>
          </w:p>
        </w:tc>
        <w:tc>
          <w:tcPr>
            <w:tcW w:w="3060" w:type="dxa"/>
            <w:tcBorders>
              <w:top w:val="single" w:sz="4" w:space="0" w:color="5B9BD5"/>
              <w:left w:val="single" w:sz="4" w:space="0" w:color="5B9BD5"/>
              <w:bottom w:val="single" w:sz="8" w:space="0" w:color="5B9BD5"/>
              <w:right w:val="single" w:sz="8" w:space="0" w:color="5B9BD5"/>
            </w:tcBorders>
            <w:shd w:val="clear" w:color="000000" w:fill="DDEBF7"/>
            <w:vAlign w:val="center"/>
            <w:hideMark/>
          </w:tcPr>
          <w:p w14:paraId="6C59305D" w14:textId="2F7F3144" w:rsidR="00C02D7F" w:rsidRPr="00C02D7F" w:rsidRDefault="00EB2E4F" w:rsidP="00C02D7F">
            <w:pPr>
              <w:spacing w:after="0" w:line="240" w:lineRule="auto"/>
              <w:jc w:val="center"/>
              <w:rPr>
                <w:rFonts w:ascii="Calibri" w:eastAsia="Times New Roman" w:hAnsi="Calibri" w:cs="Calibri"/>
                <w:color w:val="000000"/>
                <w:lang w:val="en-GB" w:eastAsia="es-ES"/>
              </w:rPr>
            </w:pPr>
            <w:r>
              <w:rPr>
                <w:rFonts w:ascii="Calibri" w:eastAsia="Times New Roman" w:hAnsi="Calibri" w:cs="Calibri"/>
                <w:color w:val="000000"/>
                <w:lang w:val="en-GB" w:eastAsia="es-ES"/>
              </w:rPr>
              <w:t>A</w:t>
            </w:r>
            <w:r w:rsidR="00C02D7F" w:rsidRPr="00C02D7F">
              <w:rPr>
                <w:rFonts w:ascii="Calibri" w:eastAsia="Times New Roman" w:hAnsi="Calibri" w:cs="Calibri"/>
                <w:color w:val="000000"/>
                <w:lang w:val="en-GB" w:eastAsia="es-ES"/>
              </w:rPr>
              <w:t xml:space="preserve">rtist tags on </w:t>
            </w:r>
            <w:r w:rsidR="00C02D7F" w:rsidRPr="00C02D7F">
              <w:rPr>
                <w:rFonts w:ascii="Calibri" w:eastAsia="Times New Roman" w:hAnsi="Calibri" w:cs="Calibri"/>
                <w:i/>
                <w:iCs/>
                <w:color w:val="000000"/>
                <w:lang w:val="en-GB" w:eastAsia="es-ES"/>
              </w:rPr>
              <w:t>last.fm</w:t>
            </w:r>
            <w:r w:rsidR="00C02D7F" w:rsidRPr="00C02D7F">
              <w:rPr>
                <w:rFonts w:ascii="Calibri" w:eastAsia="Times New Roman" w:hAnsi="Calibri" w:cs="Calibri"/>
                <w:color w:val="000000"/>
                <w:lang w:val="en-GB" w:eastAsia="es-ES"/>
              </w:rPr>
              <w:t>, separated by semicolon (;), sorted by frequency decreasing</w:t>
            </w:r>
          </w:p>
        </w:tc>
        <w:tc>
          <w:tcPr>
            <w:tcW w:w="1300" w:type="dxa"/>
            <w:tcBorders>
              <w:top w:val="single" w:sz="4" w:space="0" w:color="5B9BD5"/>
              <w:left w:val="single" w:sz="4" w:space="0" w:color="5B9BD5"/>
              <w:bottom w:val="single" w:sz="8" w:space="0" w:color="5B9BD5"/>
              <w:right w:val="single" w:sz="8" w:space="0" w:color="5B9BD5"/>
            </w:tcBorders>
            <w:shd w:val="clear" w:color="DDEBF7" w:fill="DDEBF7"/>
            <w:vAlign w:val="center"/>
            <w:hideMark/>
          </w:tcPr>
          <w:p w14:paraId="34A14A7C" w14:textId="77777777" w:rsidR="00C02D7F" w:rsidRPr="00C02D7F" w:rsidRDefault="00C02D7F" w:rsidP="00C02D7F">
            <w:pPr>
              <w:spacing w:after="0" w:line="240" w:lineRule="auto"/>
              <w:jc w:val="center"/>
              <w:rPr>
                <w:rFonts w:ascii="Calibri" w:eastAsia="Times New Roman" w:hAnsi="Calibri" w:cs="Calibri"/>
                <w:color w:val="000000"/>
                <w:lang w:val="es-ES" w:eastAsia="es-ES"/>
              </w:rPr>
            </w:pPr>
            <w:proofErr w:type="spellStart"/>
            <w:r w:rsidRPr="00C02D7F">
              <w:rPr>
                <w:rFonts w:ascii="Calibri" w:eastAsia="Times New Roman" w:hAnsi="Calibri" w:cs="Calibri"/>
                <w:color w:val="000000"/>
                <w:lang w:val="es-ES" w:eastAsia="es-ES"/>
              </w:rPr>
              <w:t>character</w:t>
            </w:r>
            <w:proofErr w:type="spellEnd"/>
            <w:r w:rsidRPr="00C02D7F">
              <w:rPr>
                <w:rFonts w:ascii="Calibri" w:eastAsia="Times New Roman" w:hAnsi="Calibri" w:cs="Calibri"/>
                <w:color w:val="000000"/>
                <w:lang w:val="es-ES" w:eastAsia="es-ES"/>
              </w:rPr>
              <w:t xml:space="preserve"> - nominal - </w:t>
            </w:r>
            <w:proofErr w:type="spellStart"/>
            <w:r w:rsidRPr="00C02D7F">
              <w:rPr>
                <w:rFonts w:ascii="Calibri" w:eastAsia="Times New Roman" w:hAnsi="Calibri" w:cs="Calibri"/>
                <w:color w:val="000000"/>
                <w:lang w:val="es-ES" w:eastAsia="es-ES"/>
              </w:rPr>
              <w:t>categorical</w:t>
            </w:r>
            <w:proofErr w:type="spellEnd"/>
          </w:p>
        </w:tc>
        <w:tc>
          <w:tcPr>
            <w:tcW w:w="1673" w:type="dxa"/>
            <w:tcBorders>
              <w:top w:val="single" w:sz="4" w:space="0" w:color="5B9BD5"/>
              <w:left w:val="single" w:sz="4" w:space="0" w:color="5B9BD5"/>
              <w:bottom w:val="single" w:sz="8" w:space="0" w:color="5B9BD5"/>
              <w:right w:val="single" w:sz="8" w:space="0" w:color="5B9BD5"/>
            </w:tcBorders>
            <w:shd w:val="clear" w:color="000000" w:fill="DDEBF7"/>
            <w:noWrap/>
            <w:vAlign w:val="center"/>
            <w:hideMark/>
          </w:tcPr>
          <w:p w14:paraId="2AB343B3" w14:textId="77777777" w:rsidR="00C02D7F" w:rsidRPr="00C02D7F" w:rsidRDefault="00C02D7F" w:rsidP="00EB2E4F">
            <w:pPr>
              <w:spacing w:after="0" w:line="240" w:lineRule="auto"/>
              <w:jc w:val="center"/>
              <w:rPr>
                <w:rFonts w:ascii="Calibri" w:eastAsia="Times New Roman" w:hAnsi="Calibri" w:cs="Calibri"/>
                <w:color w:val="000000"/>
                <w:lang w:val="es-ES" w:eastAsia="es-ES"/>
              </w:rPr>
            </w:pPr>
            <w:r w:rsidRPr="00C02D7F">
              <w:rPr>
                <w:rFonts w:ascii="Calibri" w:eastAsia="Times New Roman" w:hAnsi="Calibri" w:cs="Calibri"/>
                <w:color w:val="000000"/>
                <w:lang w:val="es-ES" w:eastAsia="es-ES"/>
              </w:rPr>
              <w:t xml:space="preserve">379615 </w:t>
            </w:r>
            <w:proofErr w:type="spellStart"/>
            <w:r w:rsidRPr="00C02D7F">
              <w:rPr>
                <w:rFonts w:ascii="Calibri" w:eastAsia="Times New Roman" w:hAnsi="Calibri" w:cs="Calibri"/>
                <w:color w:val="000000"/>
                <w:lang w:val="es-ES" w:eastAsia="es-ES"/>
              </w:rPr>
              <w:t>categories</w:t>
            </w:r>
            <w:proofErr w:type="spellEnd"/>
          </w:p>
        </w:tc>
        <w:tc>
          <w:tcPr>
            <w:tcW w:w="1460" w:type="dxa"/>
            <w:tcBorders>
              <w:top w:val="single" w:sz="4" w:space="0" w:color="5B9BD5"/>
              <w:left w:val="single" w:sz="4" w:space="0" w:color="5B9BD5"/>
              <w:bottom w:val="single" w:sz="8" w:space="0" w:color="5B9BD5"/>
              <w:right w:val="single" w:sz="8" w:space="0" w:color="5B9BD5"/>
            </w:tcBorders>
            <w:shd w:val="clear" w:color="DDEBF7" w:fill="DDEBF7"/>
            <w:noWrap/>
            <w:vAlign w:val="center"/>
            <w:hideMark/>
          </w:tcPr>
          <w:p w14:paraId="3A38FCE6" w14:textId="77777777" w:rsidR="00C02D7F" w:rsidRPr="00C02D7F" w:rsidRDefault="00C02D7F" w:rsidP="00C02D7F">
            <w:pPr>
              <w:spacing w:after="0" w:line="240" w:lineRule="auto"/>
              <w:jc w:val="right"/>
              <w:rPr>
                <w:rFonts w:ascii="Calibri" w:eastAsia="Times New Roman" w:hAnsi="Calibri" w:cs="Calibri"/>
                <w:color w:val="000000"/>
                <w:lang w:val="es-ES" w:eastAsia="es-ES"/>
              </w:rPr>
            </w:pPr>
            <w:r w:rsidRPr="00C02D7F">
              <w:rPr>
                <w:rFonts w:ascii="Calibri" w:eastAsia="Times New Roman" w:hAnsi="Calibri" w:cs="Calibri"/>
                <w:color w:val="000000"/>
                <w:lang w:val="es-ES" w:eastAsia="es-ES"/>
              </w:rPr>
              <w:t>74</w:t>
            </w:r>
          </w:p>
        </w:tc>
      </w:tr>
      <w:tr w:rsidR="00C02D7F" w:rsidRPr="00C02D7F" w14:paraId="71200EA3" w14:textId="77777777" w:rsidTr="00C02D7F">
        <w:trPr>
          <w:trHeight w:val="880"/>
        </w:trPr>
        <w:tc>
          <w:tcPr>
            <w:tcW w:w="1700" w:type="dxa"/>
            <w:tcBorders>
              <w:top w:val="single" w:sz="4" w:space="0" w:color="5B9BD5"/>
              <w:left w:val="single" w:sz="8" w:space="0" w:color="5B9BD5"/>
              <w:bottom w:val="single" w:sz="8" w:space="0" w:color="5B9BD5"/>
              <w:right w:val="single" w:sz="8" w:space="0" w:color="5B9BD5"/>
            </w:tcBorders>
            <w:shd w:val="clear" w:color="000000" w:fill="FFFFFF"/>
            <w:noWrap/>
            <w:vAlign w:val="center"/>
            <w:hideMark/>
          </w:tcPr>
          <w:p w14:paraId="4D810459" w14:textId="77777777" w:rsidR="00C02D7F" w:rsidRPr="00C02D7F" w:rsidRDefault="00C02D7F" w:rsidP="00C02D7F">
            <w:pPr>
              <w:spacing w:after="0" w:line="240" w:lineRule="auto"/>
              <w:jc w:val="center"/>
              <w:rPr>
                <w:rFonts w:ascii="Calibri" w:eastAsia="Times New Roman" w:hAnsi="Calibri" w:cs="Calibri"/>
                <w:b/>
                <w:bCs/>
                <w:color w:val="C00000"/>
                <w:lang w:val="es-ES" w:eastAsia="es-ES"/>
              </w:rPr>
            </w:pPr>
            <w:proofErr w:type="spellStart"/>
            <w:r w:rsidRPr="00C02D7F">
              <w:rPr>
                <w:rFonts w:ascii="Calibri" w:eastAsia="Times New Roman" w:hAnsi="Calibri" w:cs="Calibri"/>
                <w:b/>
                <w:bCs/>
                <w:color w:val="C00000"/>
                <w:lang w:val="es-ES" w:eastAsia="es-ES"/>
              </w:rPr>
              <w:t>listeners_lastfm</w:t>
            </w:r>
            <w:proofErr w:type="spellEnd"/>
          </w:p>
        </w:tc>
        <w:tc>
          <w:tcPr>
            <w:tcW w:w="3060" w:type="dxa"/>
            <w:tcBorders>
              <w:top w:val="single" w:sz="4" w:space="0" w:color="5B9BD5"/>
              <w:left w:val="single" w:sz="4" w:space="0" w:color="5B9BD5"/>
              <w:bottom w:val="single" w:sz="8" w:space="0" w:color="5B9BD5"/>
              <w:right w:val="single" w:sz="8" w:space="0" w:color="5B9BD5"/>
            </w:tcBorders>
            <w:shd w:val="clear" w:color="auto" w:fill="auto"/>
            <w:vAlign w:val="center"/>
            <w:hideMark/>
          </w:tcPr>
          <w:p w14:paraId="69909C14" w14:textId="1B4C6C1B" w:rsidR="00C02D7F" w:rsidRPr="00C02D7F" w:rsidRDefault="00EB2E4F" w:rsidP="00C02D7F">
            <w:pPr>
              <w:spacing w:after="0" w:line="240" w:lineRule="auto"/>
              <w:jc w:val="center"/>
              <w:rPr>
                <w:rFonts w:ascii="Calibri" w:eastAsia="Times New Roman" w:hAnsi="Calibri" w:cs="Calibri"/>
                <w:color w:val="000000"/>
                <w:lang w:val="en-GB" w:eastAsia="es-ES"/>
              </w:rPr>
            </w:pPr>
            <w:r>
              <w:rPr>
                <w:rFonts w:ascii="Calibri" w:eastAsia="Times New Roman" w:hAnsi="Calibri" w:cs="Calibri"/>
                <w:color w:val="000000"/>
                <w:lang w:val="en-GB" w:eastAsia="es-ES"/>
              </w:rPr>
              <w:t>N</w:t>
            </w:r>
            <w:r w:rsidR="00C02D7F" w:rsidRPr="00C02D7F">
              <w:rPr>
                <w:rFonts w:ascii="Calibri" w:eastAsia="Times New Roman" w:hAnsi="Calibri" w:cs="Calibri"/>
                <w:color w:val="000000"/>
                <w:lang w:val="en-GB" w:eastAsia="es-ES"/>
              </w:rPr>
              <w:t xml:space="preserve">umber of listeners on </w:t>
            </w:r>
            <w:r w:rsidR="00C02D7F" w:rsidRPr="00C02D7F">
              <w:rPr>
                <w:rFonts w:ascii="Calibri" w:eastAsia="Times New Roman" w:hAnsi="Calibri" w:cs="Calibri"/>
                <w:i/>
                <w:iCs/>
                <w:color w:val="000000"/>
                <w:lang w:val="en-GB" w:eastAsia="es-ES"/>
              </w:rPr>
              <w:t>last.fm</w:t>
            </w:r>
          </w:p>
        </w:tc>
        <w:tc>
          <w:tcPr>
            <w:tcW w:w="1300" w:type="dxa"/>
            <w:tcBorders>
              <w:top w:val="single" w:sz="4" w:space="0" w:color="5B9BD5"/>
              <w:left w:val="single" w:sz="4" w:space="0" w:color="5B9BD5"/>
              <w:bottom w:val="single" w:sz="8" w:space="0" w:color="5B9BD5"/>
              <w:right w:val="single" w:sz="8" w:space="0" w:color="5B9BD5"/>
            </w:tcBorders>
            <w:shd w:val="clear" w:color="auto" w:fill="auto"/>
            <w:vAlign w:val="center"/>
            <w:hideMark/>
          </w:tcPr>
          <w:p w14:paraId="6BC08B9F" w14:textId="77777777" w:rsidR="00C02D7F" w:rsidRPr="00C02D7F" w:rsidRDefault="00C02D7F" w:rsidP="00C02D7F">
            <w:pPr>
              <w:spacing w:after="0" w:line="240" w:lineRule="auto"/>
              <w:jc w:val="center"/>
              <w:rPr>
                <w:rFonts w:ascii="Calibri" w:eastAsia="Times New Roman" w:hAnsi="Calibri" w:cs="Calibri"/>
                <w:color w:val="000000"/>
                <w:lang w:val="es-ES" w:eastAsia="es-ES"/>
              </w:rPr>
            </w:pPr>
            <w:proofErr w:type="spellStart"/>
            <w:r w:rsidRPr="00C02D7F">
              <w:rPr>
                <w:rFonts w:ascii="Calibri" w:eastAsia="Times New Roman" w:hAnsi="Calibri" w:cs="Calibri"/>
                <w:color w:val="000000"/>
                <w:lang w:val="es-ES" w:eastAsia="es-ES"/>
              </w:rPr>
              <w:t>numeric</w:t>
            </w:r>
            <w:proofErr w:type="spellEnd"/>
            <w:r w:rsidRPr="00C02D7F">
              <w:rPr>
                <w:rFonts w:ascii="Calibri" w:eastAsia="Times New Roman" w:hAnsi="Calibri" w:cs="Calibri"/>
                <w:color w:val="000000"/>
                <w:lang w:val="es-ES" w:eastAsia="es-ES"/>
              </w:rPr>
              <w:t xml:space="preserve"> - ordinal - </w:t>
            </w:r>
            <w:proofErr w:type="spellStart"/>
            <w:r w:rsidRPr="00C02D7F">
              <w:rPr>
                <w:rFonts w:ascii="Calibri" w:eastAsia="Times New Roman" w:hAnsi="Calibri" w:cs="Calibri"/>
                <w:color w:val="000000"/>
                <w:lang w:val="es-ES" w:eastAsia="es-ES"/>
              </w:rPr>
              <w:t>continuous</w:t>
            </w:r>
            <w:proofErr w:type="spellEnd"/>
          </w:p>
        </w:tc>
        <w:tc>
          <w:tcPr>
            <w:tcW w:w="1673" w:type="dxa"/>
            <w:tcBorders>
              <w:top w:val="single" w:sz="4" w:space="0" w:color="5B9BD5"/>
              <w:left w:val="single" w:sz="4" w:space="0" w:color="5B9BD5"/>
              <w:bottom w:val="single" w:sz="4" w:space="0" w:color="5B9BD5"/>
              <w:right w:val="single" w:sz="4" w:space="0" w:color="5B9BD5"/>
            </w:tcBorders>
            <w:shd w:val="clear" w:color="auto" w:fill="auto"/>
            <w:vAlign w:val="bottom"/>
            <w:hideMark/>
          </w:tcPr>
          <w:p w14:paraId="54B9433A" w14:textId="77777777" w:rsidR="00C02D7F" w:rsidRPr="00C02D7F" w:rsidRDefault="00C02D7F" w:rsidP="00EB2E4F">
            <w:pPr>
              <w:spacing w:after="0" w:line="240" w:lineRule="auto"/>
              <w:jc w:val="center"/>
              <w:rPr>
                <w:rFonts w:ascii="Calibri" w:eastAsia="Times New Roman" w:hAnsi="Calibri" w:cs="Calibri"/>
                <w:color w:val="000000"/>
                <w:lang w:val="es-ES" w:eastAsia="es-ES"/>
              </w:rPr>
            </w:pPr>
            <w:r w:rsidRPr="00C02D7F">
              <w:rPr>
                <w:rFonts w:ascii="Calibri" w:eastAsia="Times New Roman" w:hAnsi="Calibri" w:cs="Calibri"/>
                <w:color w:val="000000"/>
                <w:lang w:val="es-ES" w:eastAsia="es-ES"/>
              </w:rPr>
              <w:t xml:space="preserve">91283 </w:t>
            </w:r>
            <w:proofErr w:type="spellStart"/>
            <w:r w:rsidRPr="00C02D7F">
              <w:rPr>
                <w:rFonts w:ascii="Calibri" w:eastAsia="Times New Roman" w:hAnsi="Calibri" w:cs="Calibri"/>
                <w:color w:val="000000"/>
                <w:lang w:val="es-ES" w:eastAsia="es-ES"/>
              </w:rPr>
              <w:t>to</w:t>
            </w:r>
            <w:proofErr w:type="spellEnd"/>
            <w:r w:rsidRPr="00C02D7F">
              <w:rPr>
                <w:rFonts w:ascii="Calibri" w:eastAsia="Times New Roman" w:hAnsi="Calibri" w:cs="Calibri"/>
                <w:color w:val="000000"/>
                <w:lang w:val="es-ES" w:eastAsia="es-ES"/>
              </w:rPr>
              <w:t xml:space="preserve"> 5.38m</w:t>
            </w:r>
          </w:p>
        </w:tc>
        <w:tc>
          <w:tcPr>
            <w:tcW w:w="1460" w:type="dxa"/>
            <w:tcBorders>
              <w:top w:val="single" w:sz="4" w:space="0" w:color="5B9BD5"/>
              <w:left w:val="nil"/>
              <w:bottom w:val="single" w:sz="8" w:space="0" w:color="5B9BD5"/>
              <w:right w:val="single" w:sz="8" w:space="0" w:color="5B9BD5"/>
            </w:tcBorders>
            <w:shd w:val="clear" w:color="auto" w:fill="auto"/>
            <w:noWrap/>
            <w:vAlign w:val="center"/>
            <w:hideMark/>
          </w:tcPr>
          <w:p w14:paraId="6254FAA2" w14:textId="77777777" w:rsidR="00C02D7F" w:rsidRPr="00C02D7F" w:rsidRDefault="00C02D7F" w:rsidP="00C02D7F">
            <w:pPr>
              <w:spacing w:after="0" w:line="240" w:lineRule="auto"/>
              <w:jc w:val="right"/>
              <w:rPr>
                <w:rFonts w:ascii="Calibri" w:eastAsia="Times New Roman" w:hAnsi="Calibri" w:cs="Calibri"/>
                <w:color w:val="000000"/>
                <w:lang w:val="es-ES" w:eastAsia="es-ES"/>
              </w:rPr>
            </w:pPr>
            <w:r w:rsidRPr="00C02D7F">
              <w:rPr>
                <w:rFonts w:ascii="Calibri" w:eastAsia="Times New Roman" w:hAnsi="Calibri" w:cs="Calibri"/>
                <w:color w:val="000000"/>
                <w:lang w:val="es-ES" w:eastAsia="es-ES"/>
              </w:rPr>
              <w:t>33</w:t>
            </w:r>
          </w:p>
        </w:tc>
      </w:tr>
      <w:tr w:rsidR="00C02D7F" w:rsidRPr="00C02D7F" w14:paraId="1C86169C" w14:textId="77777777" w:rsidTr="00C02D7F">
        <w:trPr>
          <w:trHeight w:val="880"/>
        </w:trPr>
        <w:tc>
          <w:tcPr>
            <w:tcW w:w="1700" w:type="dxa"/>
            <w:tcBorders>
              <w:top w:val="single" w:sz="4" w:space="0" w:color="5B9BD5"/>
              <w:left w:val="single" w:sz="8" w:space="0" w:color="5B9BD5"/>
              <w:bottom w:val="single" w:sz="8" w:space="0" w:color="5B9BD5"/>
              <w:right w:val="single" w:sz="8" w:space="0" w:color="5B9BD5"/>
            </w:tcBorders>
            <w:shd w:val="clear" w:color="000000" w:fill="DDEBF7"/>
            <w:noWrap/>
            <w:vAlign w:val="center"/>
            <w:hideMark/>
          </w:tcPr>
          <w:p w14:paraId="75DE71BB" w14:textId="77777777" w:rsidR="00C02D7F" w:rsidRPr="00C02D7F" w:rsidRDefault="00C02D7F" w:rsidP="00C02D7F">
            <w:pPr>
              <w:spacing w:after="0" w:line="240" w:lineRule="auto"/>
              <w:jc w:val="center"/>
              <w:rPr>
                <w:rFonts w:ascii="Calibri" w:eastAsia="Times New Roman" w:hAnsi="Calibri" w:cs="Calibri"/>
                <w:b/>
                <w:bCs/>
                <w:color w:val="C00000"/>
                <w:lang w:val="es-ES" w:eastAsia="es-ES"/>
              </w:rPr>
            </w:pPr>
            <w:proofErr w:type="spellStart"/>
            <w:r w:rsidRPr="00C02D7F">
              <w:rPr>
                <w:rFonts w:ascii="Calibri" w:eastAsia="Times New Roman" w:hAnsi="Calibri" w:cs="Calibri"/>
                <w:b/>
                <w:bCs/>
                <w:color w:val="C00000"/>
                <w:lang w:val="es-ES" w:eastAsia="es-ES"/>
              </w:rPr>
              <w:t>scrobbles_lastfm</w:t>
            </w:r>
            <w:proofErr w:type="spellEnd"/>
          </w:p>
        </w:tc>
        <w:tc>
          <w:tcPr>
            <w:tcW w:w="3060" w:type="dxa"/>
            <w:tcBorders>
              <w:top w:val="single" w:sz="4" w:space="0" w:color="5B9BD5"/>
              <w:left w:val="single" w:sz="4" w:space="0" w:color="5B9BD5"/>
              <w:bottom w:val="single" w:sz="8" w:space="0" w:color="5B9BD5"/>
              <w:right w:val="single" w:sz="8" w:space="0" w:color="5B9BD5"/>
            </w:tcBorders>
            <w:shd w:val="clear" w:color="000000" w:fill="DDEBF7"/>
            <w:vAlign w:val="center"/>
            <w:hideMark/>
          </w:tcPr>
          <w:p w14:paraId="71BE1023" w14:textId="5F0405FF" w:rsidR="00C02D7F" w:rsidRPr="00C02D7F" w:rsidRDefault="00EB2E4F" w:rsidP="00C02D7F">
            <w:pPr>
              <w:spacing w:after="0" w:line="240" w:lineRule="auto"/>
              <w:jc w:val="center"/>
              <w:rPr>
                <w:rFonts w:ascii="Calibri" w:eastAsia="Times New Roman" w:hAnsi="Calibri" w:cs="Calibri"/>
                <w:color w:val="000000"/>
                <w:lang w:val="en-GB" w:eastAsia="es-ES"/>
              </w:rPr>
            </w:pPr>
            <w:r>
              <w:rPr>
                <w:rFonts w:ascii="Calibri" w:eastAsia="Times New Roman" w:hAnsi="Calibri" w:cs="Calibri"/>
                <w:color w:val="000000"/>
                <w:lang w:val="en-GB" w:eastAsia="es-ES"/>
              </w:rPr>
              <w:t>N</w:t>
            </w:r>
            <w:r w:rsidR="00C02D7F" w:rsidRPr="00C02D7F">
              <w:rPr>
                <w:rFonts w:ascii="Calibri" w:eastAsia="Times New Roman" w:hAnsi="Calibri" w:cs="Calibri"/>
                <w:color w:val="000000"/>
                <w:lang w:val="en-GB" w:eastAsia="es-ES"/>
              </w:rPr>
              <w:t xml:space="preserve">umber of scrobbles on </w:t>
            </w:r>
            <w:r w:rsidR="00C02D7F" w:rsidRPr="00C02D7F">
              <w:rPr>
                <w:rFonts w:ascii="Calibri" w:eastAsia="Times New Roman" w:hAnsi="Calibri" w:cs="Calibri"/>
                <w:i/>
                <w:iCs/>
                <w:color w:val="000000"/>
                <w:lang w:val="en-GB" w:eastAsia="es-ES"/>
              </w:rPr>
              <w:t>last.fm</w:t>
            </w:r>
          </w:p>
        </w:tc>
        <w:tc>
          <w:tcPr>
            <w:tcW w:w="1300" w:type="dxa"/>
            <w:tcBorders>
              <w:top w:val="single" w:sz="4" w:space="0" w:color="5B9BD5"/>
              <w:left w:val="single" w:sz="4" w:space="0" w:color="5B9BD5"/>
              <w:bottom w:val="single" w:sz="8" w:space="0" w:color="5B9BD5"/>
              <w:right w:val="single" w:sz="8" w:space="0" w:color="5B9BD5"/>
            </w:tcBorders>
            <w:shd w:val="clear" w:color="DDEBF7" w:fill="DDEBF7"/>
            <w:vAlign w:val="center"/>
            <w:hideMark/>
          </w:tcPr>
          <w:p w14:paraId="237DFCA3" w14:textId="77777777" w:rsidR="00C02D7F" w:rsidRPr="00C02D7F" w:rsidRDefault="00C02D7F" w:rsidP="00C02D7F">
            <w:pPr>
              <w:spacing w:after="0" w:line="240" w:lineRule="auto"/>
              <w:jc w:val="center"/>
              <w:rPr>
                <w:rFonts w:ascii="Calibri" w:eastAsia="Times New Roman" w:hAnsi="Calibri" w:cs="Calibri"/>
                <w:color w:val="000000"/>
                <w:lang w:val="es-ES" w:eastAsia="es-ES"/>
              </w:rPr>
            </w:pPr>
            <w:proofErr w:type="spellStart"/>
            <w:r w:rsidRPr="00C02D7F">
              <w:rPr>
                <w:rFonts w:ascii="Calibri" w:eastAsia="Times New Roman" w:hAnsi="Calibri" w:cs="Calibri"/>
                <w:color w:val="000000"/>
                <w:lang w:val="es-ES" w:eastAsia="es-ES"/>
              </w:rPr>
              <w:t>numeric</w:t>
            </w:r>
            <w:proofErr w:type="spellEnd"/>
            <w:r w:rsidRPr="00C02D7F">
              <w:rPr>
                <w:rFonts w:ascii="Calibri" w:eastAsia="Times New Roman" w:hAnsi="Calibri" w:cs="Calibri"/>
                <w:color w:val="000000"/>
                <w:lang w:val="es-ES" w:eastAsia="es-ES"/>
              </w:rPr>
              <w:t xml:space="preserve"> - ordinal - </w:t>
            </w:r>
            <w:proofErr w:type="spellStart"/>
            <w:r w:rsidRPr="00C02D7F">
              <w:rPr>
                <w:rFonts w:ascii="Calibri" w:eastAsia="Times New Roman" w:hAnsi="Calibri" w:cs="Calibri"/>
                <w:color w:val="000000"/>
                <w:lang w:val="es-ES" w:eastAsia="es-ES"/>
              </w:rPr>
              <w:t>continuous</w:t>
            </w:r>
            <w:proofErr w:type="spellEnd"/>
          </w:p>
        </w:tc>
        <w:tc>
          <w:tcPr>
            <w:tcW w:w="1673" w:type="dxa"/>
            <w:tcBorders>
              <w:top w:val="nil"/>
              <w:left w:val="single" w:sz="4" w:space="0" w:color="5B9BD5"/>
              <w:bottom w:val="single" w:sz="4" w:space="0" w:color="5B9BD5"/>
              <w:right w:val="single" w:sz="4" w:space="0" w:color="5B9BD5"/>
            </w:tcBorders>
            <w:shd w:val="clear" w:color="DDEBF7" w:fill="DDEBF7"/>
            <w:vAlign w:val="bottom"/>
            <w:hideMark/>
          </w:tcPr>
          <w:p w14:paraId="3351BEAD" w14:textId="77777777" w:rsidR="00C02D7F" w:rsidRPr="00C02D7F" w:rsidRDefault="00C02D7F" w:rsidP="00EB2E4F">
            <w:pPr>
              <w:spacing w:after="0" w:line="240" w:lineRule="auto"/>
              <w:jc w:val="center"/>
              <w:rPr>
                <w:rFonts w:ascii="Calibri" w:eastAsia="Times New Roman" w:hAnsi="Calibri" w:cs="Calibri"/>
                <w:color w:val="000000"/>
                <w:lang w:val="es-ES" w:eastAsia="es-ES"/>
              </w:rPr>
            </w:pPr>
            <w:r w:rsidRPr="00C02D7F">
              <w:rPr>
                <w:rFonts w:ascii="Calibri" w:eastAsia="Times New Roman" w:hAnsi="Calibri" w:cs="Calibri"/>
                <w:color w:val="000000"/>
                <w:lang w:val="es-ES" w:eastAsia="es-ES"/>
              </w:rPr>
              <w:t xml:space="preserve">268193 </w:t>
            </w:r>
            <w:proofErr w:type="spellStart"/>
            <w:r w:rsidRPr="00C02D7F">
              <w:rPr>
                <w:rFonts w:ascii="Calibri" w:eastAsia="Times New Roman" w:hAnsi="Calibri" w:cs="Calibri"/>
                <w:color w:val="000000"/>
                <w:lang w:val="es-ES" w:eastAsia="es-ES"/>
              </w:rPr>
              <w:t>to</w:t>
            </w:r>
            <w:proofErr w:type="spellEnd"/>
            <w:r w:rsidRPr="00C02D7F">
              <w:rPr>
                <w:rFonts w:ascii="Calibri" w:eastAsia="Times New Roman" w:hAnsi="Calibri" w:cs="Calibri"/>
                <w:color w:val="000000"/>
                <w:lang w:val="es-ES" w:eastAsia="es-ES"/>
              </w:rPr>
              <w:t xml:space="preserve"> 517m</w:t>
            </w:r>
          </w:p>
        </w:tc>
        <w:tc>
          <w:tcPr>
            <w:tcW w:w="1460" w:type="dxa"/>
            <w:tcBorders>
              <w:top w:val="single" w:sz="4" w:space="0" w:color="5B9BD5"/>
              <w:left w:val="nil"/>
              <w:bottom w:val="single" w:sz="8" w:space="0" w:color="5B9BD5"/>
              <w:right w:val="single" w:sz="8" w:space="0" w:color="5B9BD5"/>
            </w:tcBorders>
            <w:shd w:val="clear" w:color="DDEBF7" w:fill="DDEBF7"/>
            <w:noWrap/>
            <w:vAlign w:val="center"/>
            <w:hideMark/>
          </w:tcPr>
          <w:p w14:paraId="620CB4EF" w14:textId="77777777" w:rsidR="00C02D7F" w:rsidRPr="00C02D7F" w:rsidRDefault="00C02D7F" w:rsidP="00C02D7F">
            <w:pPr>
              <w:spacing w:after="0" w:line="240" w:lineRule="auto"/>
              <w:jc w:val="right"/>
              <w:rPr>
                <w:rFonts w:ascii="Calibri" w:eastAsia="Times New Roman" w:hAnsi="Calibri" w:cs="Calibri"/>
                <w:color w:val="000000"/>
                <w:lang w:val="es-ES" w:eastAsia="es-ES"/>
              </w:rPr>
            </w:pPr>
            <w:r w:rsidRPr="00C02D7F">
              <w:rPr>
                <w:rFonts w:ascii="Calibri" w:eastAsia="Times New Roman" w:hAnsi="Calibri" w:cs="Calibri"/>
                <w:color w:val="000000"/>
                <w:lang w:val="es-ES" w:eastAsia="es-ES"/>
              </w:rPr>
              <w:t>33</w:t>
            </w:r>
          </w:p>
        </w:tc>
      </w:tr>
      <w:tr w:rsidR="00C02D7F" w:rsidRPr="00C02D7F" w14:paraId="6DBE2738" w14:textId="77777777" w:rsidTr="00C02D7F">
        <w:trPr>
          <w:trHeight w:val="590"/>
        </w:trPr>
        <w:tc>
          <w:tcPr>
            <w:tcW w:w="1700" w:type="dxa"/>
            <w:tcBorders>
              <w:top w:val="single" w:sz="4" w:space="0" w:color="5B9BD5"/>
              <w:left w:val="single" w:sz="8" w:space="0" w:color="5B9BD5"/>
              <w:bottom w:val="single" w:sz="8" w:space="0" w:color="5B9BD5"/>
              <w:right w:val="single" w:sz="8" w:space="0" w:color="5B9BD5"/>
            </w:tcBorders>
            <w:shd w:val="clear" w:color="000000" w:fill="FFFFFF"/>
            <w:noWrap/>
            <w:vAlign w:val="center"/>
            <w:hideMark/>
          </w:tcPr>
          <w:p w14:paraId="5F1E13B8" w14:textId="77777777" w:rsidR="00C02D7F" w:rsidRPr="00C02D7F" w:rsidRDefault="00C02D7F" w:rsidP="00C02D7F">
            <w:pPr>
              <w:spacing w:after="0" w:line="240" w:lineRule="auto"/>
              <w:jc w:val="center"/>
              <w:rPr>
                <w:rFonts w:ascii="Calibri" w:eastAsia="Times New Roman" w:hAnsi="Calibri" w:cs="Calibri"/>
                <w:b/>
                <w:bCs/>
                <w:color w:val="C00000"/>
                <w:lang w:val="es-ES" w:eastAsia="es-ES"/>
              </w:rPr>
            </w:pPr>
            <w:proofErr w:type="spellStart"/>
            <w:r w:rsidRPr="00C02D7F">
              <w:rPr>
                <w:rFonts w:ascii="Calibri" w:eastAsia="Times New Roman" w:hAnsi="Calibri" w:cs="Calibri"/>
                <w:b/>
                <w:bCs/>
                <w:color w:val="C00000"/>
                <w:lang w:val="es-ES" w:eastAsia="es-ES"/>
              </w:rPr>
              <w:t>ambiguous_artist</w:t>
            </w:r>
            <w:proofErr w:type="spellEnd"/>
          </w:p>
        </w:tc>
        <w:tc>
          <w:tcPr>
            <w:tcW w:w="3060" w:type="dxa"/>
            <w:tcBorders>
              <w:top w:val="single" w:sz="4" w:space="0" w:color="5B9BD5"/>
              <w:left w:val="single" w:sz="4" w:space="0" w:color="5B9BD5"/>
              <w:bottom w:val="single" w:sz="4" w:space="0" w:color="5B9BD5"/>
              <w:right w:val="single" w:sz="8" w:space="0" w:color="5B9BD5"/>
            </w:tcBorders>
            <w:shd w:val="clear" w:color="000000" w:fill="FFFFFF"/>
            <w:vAlign w:val="center"/>
            <w:hideMark/>
          </w:tcPr>
          <w:p w14:paraId="1FE76AC3" w14:textId="77777777" w:rsidR="00C02D7F" w:rsidRPr="00C02D7F" w:rsidRDefault="00C02D7F" w:rsidP="00C02D7F">
            <w:pPr>
              <w:spacing w:after="0" w:line="240" w:lineRule="auto"/>
              <w:jc w:val="center"/>
              <w:rPr>
                <w:rFonts w:ascii="Calibri" w:eastAsia="Times New Roman" w:hAnsi="Calibri" w:cs="Calibri"/>
                <w:color w:val="000000"/>
                <w:lang w:val="en-GB" w:eastAsia="es-ES"/>
              </w:rPr>
            </w:pPr>
            <w:r w:rsidRPr="00C02D7F">
              <w:rPr>
                <w:rFonts w:ascii="Calibri" w:eastAsia="Times New Roman" w:hAnsi="Calibri" w:cs="Calibri"/>
                <w:color w:val="000000"/>
                <w:lang w:val="en-GB" w:eastAsia="es-ES"/>
              </w:rPr>
              <w:t xml:space="preserve">TRUE if more than one artist shares the same </w:t>
            </w:r>
            <w:r w:rsidRPr="00C02D7F">
              <w:rPr>
                <w:rFonts w:ascii="Calibri" w:eastAsia="Times New Roman" w:hAnsi="Calibri" w:cs="Calibri"/>
                <w:i/>
                <w:iCs/>
                <w:color w:val="000000"/>
                <w:lang w:val="en-GB" w:eastAsia="es-ES"/>
              </w:rPr>
              <w:t>last.fm</w:t>
            </w:r>
            <w:r w:rsidRPr="00C02D7F">
              <w:rPr>
                <w:rFonts w:ascii="Calibri" w:eastAsia="Times New Roman" w:hAnsi="Calibri" w:cs="Calibri"/>
                <w:color w:val="000000"/>
                <w:lang w:val="en-GB" w:eastAsia="es-ES"/>
              </w:rPr>
              <w:t xml:space="preserve"> page</w:t>
            </w:r>
          </w:p>
        </w:tc>
        <w:tc>
          <w:tcPr>
            <w:tcW w:w="1300" w:type="dxa"/>
            <w:tcBorders>
              <w:top w:val="single" w:sz="4" w:space="0" w:color="5B9BD5"/>
              <w:left w:val="single" w:sz="4" w:space="0" w:color="5B9BD5"/>
              <w:bottom w:val="single" w:sz="4" w:space="0" w:color="5B9BD5"/>
              <w:right w:val="single" w:sz="8" w:space="0" w:color="5B9BD5"/>
            </w:tcBorders>
            <w:shd w:val="clear" w:color="auto" w:fill="auto"/>
            <w:vAlign w:val="center"/>
            <w:hideMark/>
          </w:tcPr>
          <w:p w14:paraId="0BF78A6B" w14:textId="77777777" w:rsidR="00C02D7F" w:rsidRPr="00C02D7F" w:rsidRDefault="00C02D7F" w:rsidP="00C02D7F">
            <w:pPr>
              <w:spacing w:after="0" w:line="240" w:lineRule="auto"/>
              <w:jc w:val="center"/>
              <w:rPr>
                <w:rFonts w:ascii="Calibri" w:eastAsia="Times New Roman" w:hAnsi="Calibri" w:cs="Calibri"/>
                <w:color w:val="000000"/>
                <w:lang w:val="es-ES" w:eastAsia="es-ES"/>
              </w:rPr>
            </w:pPr>
            <w:proofErr w:type="spellStart"/>
            <w:r w:rsidRPr="00C02D7F">
              <w:rPr>
                <w:rFonts w:ascii="Calibri" w:eastAsia="Times New Roman" w:hAnsi="Calibri" w:cs="Calibri"/>
                <w:color w:val="000000"/>
                <w:lang w:val="es-ES" w:eastAsia="es-ES"/>
              </w:rPr>
              <w:t>logical</w:t>
            </w:r>
            <w:proofErr w:type="spellEnd"/>
            <w:r w:rsidRPr="00C02D7F">
              <w:rPr>
                <w:rFonts w:ascii="Calibri" w:eastAsia="Times New Roman" w:hAnsi="Calibri" w:cs="Calibri"/>
                <w:color w:val="000000"/>
                <w:lang w:val="es-ES" w:eastAsia="es-ES"/>
              </w:rPr>
              <w:t xml:space="preserve"> </w:t>
            </w:r>
          </w:p>
        </w:tc>
        <w:tc>
          <w:tcPr>
            <w:tcW w:w="1673" w:type="dxa"/>
            <w:tcBorders>
              <w:top w:val="nil"/>
              <w:left w:val="single" w:sz="4" w:space="0" w:color="5B9BD5"/>
              <w:bottom w:val="single" w:sz="4" w:space="0" w:color="5B9BD5"/>
              <w:right w:val="single" w:sz="4" w:space="0" w:color="5B9BD5"/>
            </w:tcBorders>
            <w:shd w:val="clear" w:color="auto" w:fill="auto"/>
            <w:noWrap/>
            <w:vAlign w:val="bottom"/>
            <w:hideMark/>
          </w:tcPr>
          <w:p w14:paraId="3285DA9A" w14:textId="77777777" w:rsidR="00C02D7F" w:rsidRPr="00C02D7F" w:rsidRDefault="00C02D7F" w:rsidP="00EB2E4F">
            <w:pPr>
              <w:spacing w:after="0" w:line="240" w:lineRule="auto"/>
              <w:jc w:val="center"/>
              <w:rPr>
                <w:rFonts w:ascii="Calibri" w:eastAsia="Times New Roman" w:hAnsi="Calibri" w:cs="Calibri"/>
                <w:color w:val="000000"/>
                <w:lang w:val="es-ES" w:eastAsia="es-ES"/>
              </w:rPr>
            </w:pPr>
            <w:r w:rsidRPr="00C02D7F">
              <w:rPr>
                <w:rFonts w:ascii="Calibri" w:eastAsia="Times New Roman" w:hAnsi="Calibri" w:cs="Calibri"/>
                <w:color w:val="000000"/>
                <w:lang w:val="es-ES" w:eastAsia="es-ES"/>
              </w:rPr>
              <w:t>TRUE, FALSE</w:t>
            </w:r>
          </w:p>
        </w:tc>
        <w:tc>
          <w:tcPr>
            <w:tcW w:w="1460" w:type="dxa"/>
            <w:tcBorders>
              <w:top w:val="single" w:sz="4" w:space="0" w:color="5B9BD5"/>
              <w:left w:val="nil"/>
              <w:bottom w:val="single" w:sz="4" w:space="0" w:color="5B9BD5"/>
              <w:right w:val="single" w:sz="8" w:space="0" w:color="5B9BD5"/>
            </w:tcBorders>
            <w:shd w:val="clear" w:color="auto" w:fill="auto"/>
            <w:noWrap/>
            <w:vAlign w:val="center"/>
            <w:hideMark/>
          </w:tcPr>
          <w:p w14:paraId="54201478" w14:textId="77777777" w:rsidR="00C02D7F" w:rsidRPr="00C02D7F" w:rsidRDefault="00C02D7F" w:rsidP="00C02D7F">
            <w:pPr>
              <w:spacing w:after="0" w:line="240" w:lineRule="auto"/>
              <w:jc w:val="right"/>
              <w:rPr>
                <w:rFonts w:ascii="Calibri" w:eastAsia="Times New Roman" w:hAnsi="Calibri" w:cs="Calibri"/>
                <w:color w:val="000000"/>
                <w:lang w:val="es-ES" w:eastAsia="es-ES"/>
              </w:rPr>
            </w:pPr>
            <w:r w:rsidRPr="00C02D7F">
              <w:rPr>
                <w:rFonts w:ascii="Calibri" w:eastAsia="Times New Roman" w:hAnsi="Calibri" w:cs="Calibri"/>
                <w:color w:val="000000"/>
                <w:lang w:val="es-ES" w:eastAsia="es-ES"/>
              </w:rPr>
              <w:t>0</w:t>
            </w:r>
          </w:p>
        </w:tc>
      </w:tr>
    </w:tbl>
    <w:p w14:paraId="085A35F7" w14:textId="77777777" w:rsidR="00C02D7F" w:rsidRDefault="00C02D7F" w:rsidP="00C45C9E">
      <w:pPr>
        <w:pStyle w:val="Default"/>
        <w:rPr>
          <w:sz w:val="23"/>
          <w:szCs w:val="23"/>
          <w:lang w:val="en-GB"/>
        </w:rPr>
      </w:pPr>
    </w:p>
    <w:p w14:paraId="22E5829B" w14:textId="4A908BB1" w:rsidR="4770189A" w:rsidRDefault="4770189A" w:rsidP="4770189A">
      <w:pPr>
        <w:pStyle w:val="Default"/>
        <w:rPr>
          <w:sz w:val="23"/>
          <w:szCs w:val="23"/>
          <w:highlight w:val="yellow"/>
          <w:lang w:val="en-GB"/>
        </w:rPr>
      </w:pPr>
    </w:p>
    <w:p w14:paraId="264BEA62" w14:textId="77777777" w:rsidR="00B056B3" w:rsidRDefault="00B056B3" w:rsidP="4770189A">
      <w:pPr>
        <w:pStyle w:val="Default"/>
        <w:rPr>
          <w:sz w:val="23"/>
          <w:szCs w:val="23"/>
          <w:highlight w:val="yellow"/>
          <w:lang w:val="en-GB"/>
        </w:rPr>
      </w:pPr>
    </w:p>
    <w:p w14:paraId="7786EB0F" w14:textId="6A0CEC58" w:rsidR="00B26F8F" w:rsidRDefault="00AA37ED" w:rsidP="00B26F8F">
      <w:pPr>
        <w:pStyle w:val="Heading1"/>
        <w:numPr>
          <w:ilvl w:val="0"/>
          <w:numId w:val="3"/>
        </w:numPr>
        <w:rPr>
          <w:lang w:val="en-GB"/>
        </w:rPr>
      </w:pPr>
      <w:bookmarkStart w:id="5" w:name="_Toc48299418"/>
      <w:r>
        <w:rPr>
          <w:lang w:val="en-GB"/>
        </w:rPr>
        <w:t>Research</w:t>
      </w:r>
      <w:r w:rsidR="00C45C9E" w:rsidRPr="00C45C9E">
        <w:rPr>
          <w:lang w:val="en-GB"/>
        </w:rPr>
        <w:t xml:space="preserve"> case</w:t>
      </w:r>
      <w:r>
        <w:rPr>
          <w:lang w:val="en-GB"/>
        </w:rPr>
        <w:t xml:space="preserve"> &amp; Data </w:t>
      </w:r>
      <w:r w:rsidR="00966738">
        <w:rPr>
          <w:lang w:val="en-GB"/>
        </w:rPr>
        <w:t>p</w:t>
      </w:r>
      <w:r>
        <w:rPr>
          <w:lang w:val="en-GB"/>
        </w:rPr>
        <w:t>reparation</w:t>
      </w:r>
      <w:bookmarkEnd w:id="5"/>
      <w:r w:rsidR="00C45C9E" w:rsidRPr="00C45C9E">
        <w:rPr>
          <w:lang w:val="en-GB"/>
        </w:rPr>
        <w:t xml:space="preserve"> </w:t>
      </w:r>
    </w:p>
    <w:p w14:paraId="57152890" w14:textId="61C200CA" w:rsidR="00F46162" w:rsidRDefault="00F46162" w:rsidP="00F46162">
      <w:pPr>
        <w:rPr>
          <w:lang w:val="en-GB"/>
        </w:rPr>
      </w:pPr>
    </w:p>
    <w:p w14:paraId="5F0158F8" w14:textId="77777777" w:rsidR="00F46162" w:rsidRPr="00966738" w:rsidRDefault="00F46162" w:rsidP="00966738">
      <w:pPr>
        <w:pStyle w:val="Default"/>
        <w:ind w:firstLine="360"/>
        <w:jc w:val="both"/>
        <w:rPr>
          <w:rFonts w:eastAsia="Calibri"/>
          <w:b/>
          <w:bCs/>
          <w:color w:val="1F3864" w:themeColor="accent1" w:themeShade="80"/>
          <w:sz w:val="28"/>
          <w:szCs w:val="28"/>
          <w:lang w:val="en-GB"/>
        </w:rPr>
      </w:pPr>
      <w:r w:rsidRPr="008E45C9">
        <w:rPr>
          <w:rFonts w:eastAsia="Calibri"/>
          <w:color w:val="auto"/>
          <w:sz w:val="22"/>
          <w:szCs w:val="22"/>
          <w:lang w:val="en-GB"/>
        </w:rPr>
        <w:t xml:space="preserve">The purpose of this project is to narrate how recent music hits trends are evolving over the period from 2010 to 2019. To get an insightful understanding of it, we are going to look at the evolution of multiple song features. We will first explore geographical bias and music diversity, and then consumer </w:t>
      </w:r>
      <w:r w:rsidRPr="008E45C9">
        <w:rPr>
          <w:rFonts w:eastAsia="Calibri"/>
          <w:color w:val="auto"/>
          <w:sz w:val="22"/>
          <w:szCs w:val="22"/>
          <w:lang w:val="en-GB"/>
        </w:rPr>
        <w:lastRenderedPageBreak/>
        <w:t xml:space="preserve">habits. To get the appropriate level of detail on this analysis, we have defined the following </w:t>
      </w:r>
      <w:r w:rsidRPr="00B1300A">
        <w:rPr>
          <w:rFonts w:eastAsia="Calibri"/>
          <w:b/>
          <w:color w:val="auto"/>
          <w:sz w:val="22"/>
          <w:szCs w:val="22"/>
          <w:lang w:val="en-GB"/>
        </w:rPr>
        <w:t>operational objectives</w:t>
      </w:r>
      <w:r w:rsidRPr="00B1300A">
        <w:rPr>
          <w:rFonts w:eastAsia="Calibri"/>
          <w:color w:val="auto"/>
          <w:sz w:val="22"/>
          <w:szCs w:val="22"/>
          <w:lang w:val="en-GB"/>
        </w:rPr>
        <w:t>:</w:t>
      </w:r>
      <w:del w:id="6" w:author="Maria Teresa Ruiz Ventaja" w:date="2020-08-06T22:18:00Z">
        <w:r w:rsidRPr="00966738" w:rsidDel="00AD2BE6">
          <w:rPr>
            <w:rFonts w:eastAsia="Calibri"/>
            <w:b/>
            <w:bCs/>
            <w:color w:val="2F5496" w:themeColor="accent1" w:themeShade="BF"/>
            <w:sz w:val="28"/>
            <w:szCs w:val="28"/>
            <w:u w:val="single"/>
            <w:lang w:val="en-GB"/>
          </w:rPr>
          <w:delText xml:space="preserve"> </w:delText>
        </w:r>
      </w:del>
    </w:p>
    <w:p w14:paraId="51BEFF27" w14:textId="77777777" w:rsidR="00F46162" w:rsidRPr="008E45C9" w:rsidRDefault="00F46162" w:rsidP="00F46162">
      <w:pPr>
        <w:pStyle w:val="Default"/>
        <w:jc w:val="both"/>
        <w:rPr>
          <w:rFonts w:eastAsia="Calibri"/>
          <w:color w:val="auto"/>
          <w:sz w:val="22"/>
          <w:szCs w:val="22"/>
          <w:lang w:val="en-GB"/>
        </w:rPr>
      </w:pPr>
    </w:p>
    <w:p w14:paraId="2F0152B0" w14:textId="17E8C1E8" w:rsidR="00F46162" w:rsidRPr="008E45C9" w:rsidRDefault="00F46162" w:rsidP="00F46162">
      <w:pPr>
        <w:pStyle w:val="Default"/>
        <w:numPr>
          <w:ilvl w:val="0"/>
          <w:numId w:val="11"/>
        </w:numPr>
        <w:jc w:val="both"/>
        <w:rPr>
          <w:rFonts w:eastAsia="Calibri"/>
          <w:color w:val="auto"/>
          <w:sz w:val="22"/>
          <w:szCs w:val="22"/>
          <w:lang w:val="en-GB"/>
        </w:rPr>
      </w:pPr>
      <w:r w:rsidRPr="008E45C9">
        <w:rPr>
          <w:rFonts w:eastAsia="Calibri"/>
          <w:color w:val="auto"/>
          <w:sz w:val="22"/>
          <w:szCs w:val="22"/>
          <w:lang w:val="en-GB"/>
        </w:rPr>
        <w:t>Exploring music geographical bias – is there any artist location whose popularity is substantially more remarkable than others?</w:t>
      </w:r>
    </w:p>
    <w:p w14:paraId="1A6A770B" w14:textId="07040340" w:rsidR="00F46162" w:rsidRPr="008E45C9" w:rsidRDefault="00F46162" w:rsidP="00F46162">
      <w:pPr>
        <w:pStyle w:val="Default"/>
        <w:numPr>
          <w:ilvl w:val="0"/>
          <w:numId w:val="11"/>
        </w:numPr>
        <w:jc w:val="both"/>
        <w:rPr>
          <w:rFonts w:eastAsia="Calibri"/>
          <w:color w:val="auto"/>
          <w:sz w:val="22"/>
          <w:szCs w:val="22"/>
          <w:lang w:val="en-GB"/>
        </w:rPr>
      </w:pPr>
      <w:r w:rsidRPr="008E45C9">
        <w:rPr>
          <w:rFonts w:eastAsia="Calibri"/>
          <w:color w:val="auto"/>
          <w:sz w:val="22"/>
          <w:szCs w:val="22"/>
          <w:lang w:val="en-GB"/>
        </w:rPr>
        <w:t xml:space="preserve">Artists geographic location time-lapse </w:t>
      </w:r>
    </w:p>
    <w:p w14:paraId="042CE13B" w14:textId="3AD248EF" w:rsidR="00F46162" w:rsidRPr="00067FBC" w:rsidRDefault="00F46162" w:rsidP="00F46162">
      <w:pPr>
        <w:pStyle w:val="Default"/>
        <w:numPr>
          <w:ilvl w:val="0"/>
          <w:numId w:val="11"/>
        </w:numPr>
        <w:jc w:val="both"/>
        <w:rPr>
          <w:rFonts w:eastAsia="Calibri"/>
          <w:color w:val="auto"/>
          <w:sz w:val="22"/>
          <w:szCs w:val="22"/>
          <w:lang w:val="en-GB"/>
        </w:rPr>
      </w:pPr>
      <w:r w:rsidRPr="008E45C9">
        <w:rPr>
          <w:rFonts w:eastAsia="Calibri"/>
          <w:color w:val="auto"/>
          <w:sz w:val="22"/>
          <w:szCs w:val="22"/>
          <w:lang w:val="en-GB"/>
        </w:rPr>
        <w:t xml:space="preserve">Music diversity in a nutshell – how genre popularity evolves over time </w:t>
      </w:r>
    </w:p>
    <w:p w14:paraId="48C93C08" w14:textId="1668C1C9" w:rsidR="00F46162" w:rsidRPr="008E45C9" w:rsidRDefault="00F46162" w:rsidP="00F46162">
      <w:pPr>
        <w:pStyle w:val="Default"/>
        <w:numPr>
          <w:ilvl w:val="0"/>
          <w:numId w:val="11"/>
        </w:numPr>
        <w:jc w:val="both"/>
        <w:rPr>
          <w:rFonts w:eastAsia="Calibri"/>
          <w:color w:val="auto"/>
          <w:sz w:val="22"/>
          <w:szCs w:val="22"/>
          <w:lang w:val="en-GB"/>
        </w:rPr>
      </w:pPr>
      <w:r w:rsidRPr="008E45C9">
        <w:rPr>
          <w:rFonts w:eastAsia="Calibri"/>
          <w:color w:val="auto"/>
          <w:sz w:val="22"/>
          <w:szCs w:val="22"/>
          <w:lang w:val="en-GB"/>
        </w:rPr>
        <w:t>Music vibes - How consumers value the energy and positivity in a song. Is music tempo still a thing?</w:t>
      </w:r>
    </w:p>
    <w:p w14:paraId="6B10EBD0" w14:textId="77777777" w:rsidR="00F46162" w:rsidRPr="008E45C9" w:rsidRDefault="00F46162" w:rsidP="00F46162">
      <w:pPr>
        <w:pStyle w:val="Default"/>
        <w:numPr>
          <w:ilvl w:val="0"/>
          <w:numId w:val="11"/>
        </w:numPr>
        <w:jc w:val="both"/>
        <w:rPr>
          <w:rFonts w:eastAsia="Calibri"/>
          <w:color w:val="auto"/>
          <w:sz w:val="22"/>
          <w:szCs w:val="22"/>
          <w:lang w:val="en-GB"/>
        </w:rPr>
      </w:pPr>
      <w:r w:rsidRPr="008E45C9">
        <w:rPr>
          <w:rFonts w:eastAsia="Calibri"/>
          <w:color w:val="auto"/>
          <w:sz w:val="22"/>
          <w:szCs w:val="22"/>
          <w:lang w:val="en-GB"/>
        </w:rPr>
        <w:t>Acoustic vs. Lyrics – How much consumers care about them</w:t>
      </w:r>
    </w:p>
    <w:p w14:paraId="6AA53579" w14:textId="1604897F" w:rsidR="00F46162" w:rsidRDefault="00F46162" w:rsidP="00F46162">
      <w:pPr>
        <w:pStyle w:val="ListParagraph"/>
        <w:numPr>
          <w:ilvl w:val="0"/>
          <w:numId w:val="11"/>
        </w:numPr>
        <w:jc w:val="both"/>
        <w:rPr>
          <w:rFonts w:ascii="Calibri" w:eastAsia="Calibri" w:hAnsi="Calibri" w:cs="Calibri"/>
          <w:lang w:val="en-GB"/>
        </w:rPr>
      </w:pPr>
      <w:r w:rsidRPr="008E45C9">
        <w:rPr>
          <w:rFonts w:ascii="Calibri" w:eastAsia="Calibri" w:hAnsi="Calibri" w:cs="Calibri"/>
          <w:lang w:val="en-GB"/>
        </w:rPr>
        <w:t>Danceability &amp; Popularity</w:t>
      </w:r>
    </w:p>
    <w:p w14:paraId="537585B0" w14:textId="77777777" w:rsidR="001B6DF5" w:rsidRDefault="001B6DF5" w:rsidP="001B6DF5">
      <w:pPr>
        <w:jc w:val="both"/>
        <w:rPr>
          <w:rFonts w:ascii="Calibri" w:eastAsia="Calibri" w:hAnsi="Calibri" w:cs="Calibri"/>
          <w:lang w:val="en-GB"/>
        </w:rPr>
      </w:pPr>
    </w:p>
    <w:p w14:paraId="595705C5" w14:textId="616A3A59" w:rsidR="006D424B" w:rsidRDefault="006D424B" w:rsidP="006D424B">
      <w:pPr>
        <w:ind w:firstLine="360"/>
        <w:jc w:val="both"/>
        <w:rPr>
          <w:rFonts w:ascii="Calibri" w:eastAsia="Calibri" w:hAnsi="Calibri" w:cs="Calibri"/>
          <w:lang w:val="en-GB"/>
        </w:rPr>
      </w:pPr>
      <w:r>
        <w:rPr>
          <w:rFonts w:ascii="Calibri" w:eastAsia="Calibri" w:hAnsi="Calibri" w:cs="Calibri"/>
          <w:lang w:val="en-GB"/>
        </w:rPr>
        <w:t xml:space="preserve">In terms of </w:t>
      </w:r>
      <w:r w:rsidRPr="00B1300A">
        <w:rPr>
          <w:rFonts w:ascii="Calibri" w:eastAsia="Calibri" w:hAnsi="Calibri" w:cs="Calibri"/>
          <w:b/>
          <w:lang w:val="en-GB"/>
        </w:rPr>
        <w:t>data preparation</w:t>
      </w:r>
      <w:r>
        <w:rPr>
          <w:rFonts w:ascii="Calibri" w:eastAsia="Calibri" w:hAnsi="Calibri" w:cs="Calibri"/>
          <w:lang w:val="en-GB"/>
        </w:rPr>
        <w:t>, t</w:t>
      </w:r>
      <w:r w:rsidR="001B6DF5" w:rsidRPr="001B6DF5">
        <w:rPr>
          <w:rFonts w:ascii="Calibri" w:eastAsia="Calibri" w:hAnsi="Calibri" w:cs="Calibri"/>
          <w:lang w:val="en-GB"/>
        </w:rPr>
        <w:t>o accomplish the objective of geographically visualize the top 20 genres by Top10 single count (objective 1), some pre-processing of the two datasets has been performed in Excel.</w:t>
      </w:r>
      <w:r>
        <w:rPr>
          <w:rFonts w:ascii="Calibri" w:eastAsia="Calibri" w:hAnsi="Calibri" w:cs="Calibri"/>
          <w:lang w:val="en-GB"/>
        </w:rPr>
        <w:t xml:space="preserve"> </w:t>
      </w:r>
      <w:r w:rsidR="001B6DF5" w:rsidRPr="001B6DF5">
        <w:rPr>
          <w:rFonts w:ascii="Calibri" w:eastAsia="Calibri" w:hAnsi="Calibri" w:cs="Calibri"/>
          <w:lang w:val="en-GB"/>
        </w:rPr>
        <w:t>To add the associated country to the “</w:t>
      </w:r>
      <w:r w:rsidR="001B6DF5" w:rsidRPr="006D424B">
        <w:rPr>
          <w:rFonts w:ascii="Calibri" w:eastAsia="Calibri" w:hAnsi="Calibri" w:cs="Calibri"/>
          <w:i/>
          <w:iCs/>
          <w:lang w:val="en-GB"/>
        </w:rPr>
        <w:t>Top Spotify songs from 2010-2019</w:t>
      </w:r>
      <w:r w:rsidR="001B6DF5" w:rsidRPr="001B6DF5">
        <w:rPr>
          <w:rFonts w:ascii="Calibri" w:eastAsia="Calibri" w:hAnsi="Calibri" w:cs="Calibri"/>
          <w:lang w:val="en-GB"/>
        </w:rPr>
        <w:t xml:space="preserve">” dataset, the V-lookup function in excel has been utilized in order to retrieve the country of the artist. </w:t>
      </w:r>
    </w:p>
    <w:p w14:paraId="0CE6926E" w14:textId="7491123B" w:rsidR="001B6DF5" w:rsidRPr="001B6DF5" w:rsidRDefault="001B6DF5" w:rsidP="006D424B">
      <w:pPr>
        <w:ind w:firstLine="360"/>
        <w:jc w:val="both"/>
        <w:rPr>
          <w:rFonts w:ascii="Calibri" w:eastAsia="Calibri" w:hAnsi="Calibri" w:cs="Calibri"/>
          <w:lang w:val="en-GB"/>
        </w:rPr>
      </w:pPr>
      <w:r w:rsidRPr="001B6DF5">
        <w:rPr>
          <w:rFonts w:ascii="Calibri" w:eastAsia="Calibri" w:hAnsi="Calibri" w:cs="Calibri"/>
          <w:lang w:val="en-GB"/>
        </w:rPr>
        <w:t xml:space="preserve">Few missing values have been identified due to either difference in spelling and/or actual missing data; to manage missing values, decision has been taken to manually check Country of origin for the ones </w:t>
      </w:r>
      <w:r w:rsidR="3F256748" w:rsidRPr="2A8D6DB3">
        <w:rPr>
          <w:rFonts w:ascii="Calibri" w:eastAsia="Calibri" w:hAnsi="Calibri" w:cs="Calibri"/>
          <w:lang w:val="en-GB"/>
        </w:rPr>
        <w:t>that</w:t>
      </w:r>
      <w:r w:rsidRPr="2A8D6DB3">
        <w:rPr>
          <w:rFonts w:ascii="Calibri" w:eastAsia="Calibri" w:hAnsi="Calibri" w:cs="Calibri"/>
          <w:lang w:val="en-GB"/>
        </w:rPr>
        <w:t xml:space="preserve"> </w:t>
      </w:r>
      <w:r w:rsidRPr="001B6DF5">
        <w:rPr>
          <w:rFonts w:ascii="Calibri" w:eastAsia="Calibri" w:hAnsi="Calibri" w:cs="Calibri"/>
          <w:lang w:val="en-GB"/>
        </w:rPr>
        <w:t>are most common/</w:t>
      </w:r>
      <w:r w:rsidR="22EBB001" w:rsidRPr="2A8D6DB3">
        <w:rPr>
          <w:rFonts w:ascii="Calibri" w:eastAsia="Calibri" w:hAnsi="Calibri" w:cs="Calibri"/>
          <w:lang w:val="en-GB"/>
        </w:rPr>
        <w:t>with</w:t>
      </w:r>
      <w:r w:rsidRPr="2A8D6DB3">
        <w:rPr>
          <w:rFonts w:ascii="Calibri" w:eastAsia="Calibri" w:hAnsi="Calibri" w:cs="Calibri"/>
          <w:lang w:val="en-GB"/>
        </w:rPr>
        <w:t xml:space="preserve"> </w:t>
      </w:r>
      <w:r w:rsidRPr="001B6DF5">
        <w:rPr>
          <w:rFonts w:ascii="Calibri" w:eastAsia="Calibri" w:hAnsi="Calibri" w:cs="Calibri"/>
          <w:lang w:val="en-GB"/>
        </w:rPr>
        <w:t xml:space="preserve">the greatest number of listeners. Three were </w:t>
      </w:r>
      <w:r w:rsidR="008B1DC8">
        <w:rPr>
          <w:rFonts w:ascii="Calibri" w:eastAsia="Calibri" w:hAnsi="Calibri" w:cs="Calibri"/>
          <w:lang w:val="en-GB"/>
        </w:rPr>
        <w:t>not found hence the</w:t>
      </w:r>
      <w:r w:rsidR="0081477F">
        <w:rPr>
          <w:rFonts w:ascii="Calibri" w:eastAsia="Calibri" w:hAnsi="Calibri" w:cs="Calibri"/>
          <w:lang w:val="en-GB"/>
        </w:rPr>
        <w:t xml:space="preserve"> corresponding observations</w:t>
      </w:r>
      <w:r w:rsidR="008B1DC8">
        <w:rPr>
          <w:rFonts w:ascii="Calibri" w:eastAsia="Calibri" w:hAnsi="Calibri" w:cs="Calibri"/>
          <w:lang w:val="en-GB"/>
        </w:rPr>
        <w:t xml:space="preserve"> have </w:t>
      </w:r>
      <w:proofErr w:type="gramStart"/>
      <w:r w:rsidR="008B1DC8">
        <w:rPr>
          <w:rFonts w:ascii="Calibri" w:eastAsia="Calibri" w:hAnsi="Calibri" w:cs="Calibri"/>
          <w:lang w:val="en-GB"/>
        </w:rPr>
        <w:t xml:space="preserve">been </w:t>
      </w:r>
      <w:r w:rsidRPr="001B6DF5">
        <w:rPr>
          <w:rFonts w:ascii="Calibri" w:eastAsia="Calibri" w:hAnsi="Calibri" w:cs="Calibri"/>
          <w:lang w:val="en-GB"/>
        </w:rPr>
        <w:t xml:space="preserve"> disregarded</w:t>
      </w:r>
      <w:proofErr w:type="gramEnd"/>
      <w:r w:rsidRPr="001B6DF5">
        <w:rPr>
          <w:rFonts w:ascii="Calibri" w:eastAsia="Calibri" w:hAnsi="Calibri" w:cs="Calibri"/>
          <w:lang w:val="en-GB"/>
        </w:rPr>
        <w:t xml:space="preserve"> and removed </w:t>
      </w:r>
      <w:r w:rsidRPr="2A8D6DB3">
        <w:rPr>
          <w:rFonts w:ascii="Calibri" w:eastAsia="Calibri" w:hAnsi="Calibri" w:cs="Calibri"/>
          <w:lang w:val="en-GB"/>
        </w:rPr>
        <w:t>fr</w:t>
      </w:r>
      <w:r w:rsidR="29BA67E3" w:rsidRPr="2A8D6DB3">
        <w:rPr>
          <w:rFonts w:ascii="Calibri" w:eastAsia="Calibri" w:hAnsi="Calibri" w:cs="Calibri"/>
          <w:lang w:val="en-GB"/>
        </w:rPr>
        <w:t>o</w:t>
      </w:r>
      <w:r w:rsidRPr="2A8D6DB3">
        <w:rPr>
          <w:rFonts w:ascii="Calibri" w:eastAsia="Calibri" w:hAnsi="Calibri" w:cs="Calibri"/>
          <w:lang w:val="en-GB"/>
        </w:rPr>
        <w:t>m</w:t>
      </w:r>
      <w:r w:rsidRPr="001B6DF5">
        <w:rPr>
          <w:rFonts w:ascii="Calibri" w:eastAsia="Calibri" w:hAnsi="Calibri" w:cs="Calibri"/>
          <w:lang w:val="en-GB"/>
        </w:rPr>
        <w:t xml:space="preserve"> final total count. The resulting dataset thus contains the same columns as the original plus Country column.</w:t>
      </w:r>
    </w:p>
    <w:p w14:paraId="048C36E5" w14:textId="7C2E3292" w:rsidR="001B6DF5" w:rsidRPr="001B6DF5" w:rsidRDefault="001B6DF5" w:rsidP="006D424B">
      <w:pPr>
        <w:ind w:firstLine="360"/>
        <w:jc w:val="both"/>
        <w:rPr>
          <w:rFonts w:ascii="Calibri" w:eastAsia="Calibri" w:hAnsi="Calibri" w:cs="Calibri"/>
          <w:lang w:val="en-GB"/>
        </w:rPr>
      </w:pPr>
      <w:r w:rsidRPr="001B6DF5">
        <w:rPr>
          <w:rFonts w:ascii="Calibri" w:eastAsia="Calibri" w:hAnsi="Calibri" w:cs="Calibri"/>
          <w:lang w:val="en-GB"/>
        </w:rPr>
        <w:t xml:space="preserve">Data pre-processing has been performed in </w:t>
      </w:r>
      <w:r w:rsidR="005716A0">
        <w:rPr>
          <w:rFonts w:ascii="Calibri" w:eastAsia="Calibri" w:hAnsi="Calibri" w:cs="Calibri"/>
          <w:lang w:val="en-GB"/>
        </w:rPr>
        <w:t>the “Artists</w:t>
      </w:r>
      <w:r w:rsidRPr="001B6DF5">
        <w:rPr>
          <w:rFonts w:ascii="Calibri" w:eastAsia="Calibri" w:hAnsi="Calibri" w:cs="Calibri"/>
          <w:lang w:val="en-GB"/>
        </w:rPr>
        <w:t xml:space="preserve"> dataset</w:t>
      </w:r>
      <w:r w:rsidR="005716A0">
        <w:rPr>
          <w:rFonts w:ascii="Calibri" w:eastAsia="Calibri" w:hAnsi="Calibri" w:cs="Calibri"/>
          <w:lang w:val="en-GB"/>
        </w:rPr>
        <w:t>”</w:t>
      </w:r>
      <w:r w:rsidRPr="001B6DF5">
        <w:rPr>
          <w:rFonts w:ascii="Calibri" w:eastAsia="Calibri" w:hAnsi="Calibri" w:cs="Calibri"/>
          <w:lang w:val="en-GB"/>
        </w:rPr>
        <w:t xml:space="preserve"> in Excel to make feasible the visual representation of cumulative number of listeners analysed by country. To achieve this result, a pivot table has been inserted and </w:t>
      </w:r>
      <w:r w:rsidR="39B35EF3" w:rsidRPr="2A8D6DB3">
        <w:rPr>
          <w:rFonts w:ascii="Calibri" w:eastAsia="Calibri" w:hAnsi="Calibri" w:cs="Calibri"/>
          <w:lang w:val="en-GB"/>
        </w:rPr>
        <w:t xml:space="preserve">the </w:t>
      </w:r>
      <w:r w:rsidRPr="001B6DF5">
        <w:rPr>
          <w:rFonts w:ascii="Calibri" w:eastAsia="Calibri" w:hAnsi="Calibri" w:cs="Calibri"/>
          <w:lang w:val="en-GB"/>
        </w:rPr>
        <w:t>variable Country and sum of listeners selected, such that each row could show a country and the relative cumulative number of listeners.</w:t>
      </w:r>
    </w:p>
    <w:p w14:paraId="122293C2" w14:textId="14607A7C" w:rsidR="001B6DF5" w:rsidRPr="001B6DF5" w:rsidRDefault="001B6DF5" w:rsidP="006D424B">
      <w:pPr>
        <w:ind w:firstLine="360"/>
        <w:jc w:val="both"/>
        <w:rPr>
          <w:rFonts w:ascii="Calibri" w:eastAsia="Calibri" w:hAnsi="Calibri" w:cs="Calibri"/>
          <w:lang w:val="en-GB"/>
        </w:rPr>
      </w:pPr>
      <w:r w:rsidRPr="001B6DF5">
        <w:rPr>
          <w:rFonts w:ascii="Calibri" w:eastAsia="Calibri" w:hAnsi="Calibri" w:cs="Calibri"/>
          <w:lang w:val="en-GB"/>
        </w:rPr>
        <w:t xml:space="preserve">For Objective 2, we decided to merge datasets, as nationality of the artists held in one file has been linked to the Spotify dataset using the powerful VLOOKUP function available in Microsoft Excel to link artist name to their country of origin. Four rows in the Spotify dataset displayed the value “0” as a result of the VLOOKUP. They have been deleted. </w:t>
      </w:r>
    </w:p>
    <w:p w14:paraId="5CE242EB" w14:textId="13E2BAB3" w:rsidR="001B6DF5" w:rsidRDefault="001B6DF5" w:rsidP="2A8D6DB3">
      <w:pPr>
        <w:ind w:firstLine="360"/>
        <w:jc w:val="both"/>
        <w:rPr>
          <w:rFonts w:ascii="Calibri" w:eastAsia="Calibri" w:hAnsi="Calibri" w:cs="Calibri"/>
          <w:lang w:val="en-GB"/>
        </w:rPr>
      </w:pPr>
      <w:r w:rsidRPr="2A8D6DB3">
        <w:rPr>
          <w:rFonts w:ascii="Calibri" w:eastAsia="Calibri" w:hAnsi="Calibri" w:cs="Calibri"/>
          <w:lang w:val="en-GB"/>
        </w:rPr>
        <w:t>25 rows returned N/As due to special characters contained in the name of the artists (</w:t>
      </w:r>
      <w:r w:rsidR="2B223881" w:rsidRPr="2A8D6DB3">
        <w:rPr>
          <w:rFonts w:ascii="Calibri" w:eastAsia="Calibri" w:hAnsi="Calibri" w:cs="Calibri"/>
          <w:lang w:val="en-GB"/>
        </w:rPr>
        <w:t>i</w:t>
      </w:r>
      <w:r w:rsidRPr="2A8D6DB3">
        <w:rPr>
          <w:rFonts w:ascii="Calibri" w:eastAsia="Calibri" w:hAnsi="Calibri" w:cs="Calibri"/>
          <w:lang w:val="en-GB"/>
        </w:rPr>
        <w:t xml:space="preserve">.e. </w:t>
      </w:r>
      <w:r w:rsidR="00F61699" w:rsidRPr="2A8D6DB3">
        <w:rPr>
          <w:rFonts w:ascii="Calibri" w:eastAsia="Calibri" w:hAnsi="Calibri" w:cs="Calibri"/>
          <w:i/>
          <w:iCs/>
          <w:lang w:val="en-GB"/>
        </w:rPr>
        <w:t>Beyoncé</w:t>
      </w:r>
      <w:r w:rsidRPr="2A8D6DB3">
        <w:rPr>
          <w:rFonts w:ascii="Calibri" w:eastAsia="Calibri" w:hAnsi="Calibri" w:cs="Calibri"/>
          <w:lang w:val="en-GB"/>
        </w:rPr>
        <w:t xml:space="preserve">). In this case, nationality of the singers has been searched on the Internet and manually added. Data have then been manipulated to fit the time series format required to produce a dynamic bar chart race on the free online software Flourish </w:t>
      </w:r>
      <w:r w:rsidR="00D607ED">
        <w:rPr>
          <w:rFonts w:ascii="Calibri" w:eastAsia="Calibri" w:hAnsi="Calibri" w:cs="Calibri"/>
          <w:lang w:val="en-GB"/>
        </w:rPr>
        <w:t>(2020)</w:t>
      </w:r>
      <w:r w:rsidRPr="2A8D6DB3">
        <w:rPr>
          <w:rFonts w:ascii="Calibri" w:eastAsia="Calibri" w:hAnsi="Calibri" w:cs="Calibri"/>
          <w:lang w:val="en-GB"/>
        </w:rPr>
        <w:t xml:space="preserve"> with the purpose of counting the top 10 nationalities of artists</w:t>
      </w:r>
      <w:r w:rsidR="788E5DB8" w:rsidRPr="2A8D6DB3">
        <w:rPr>
          <w:rFonts w:ascii="Calibri" w:eastAsia="Calibri" w:hAnsi="Calibri" w:cs="Calibri"/>
          <w:lang w:val="en-GB"/>
        </w:rPr>
        <w:t xml:space="preserve"> in the Spotify dataset</w:t>
      </w:r>
      <w:r w:rsidRPr="2A8D6DB3">
        <w:rPr>
          <w:rFonts w:ascii="Calibri" w:eastAsia="Calibri" w:hAnsi="Calibri" w:cs="Calibri"/>
          <w:lang w:val="en-GB"/>
        </w:rPr>
        <w:t xml:space="preserve"> by year. The total number of records left after pre-processing and filtering has been 583 for that visualisation with </w:t>
      </w:r>
      <w:r w:rsidR="334AB1E1" w:rsidRPr="2A8D6DB3">
        <w:rPr>
          <w:rFonts w:ascii="Calibri" w:eastAsia="Calibri" w:hAnsi="Calibri" w:cs="Calibri"/>
          <w:lang w:val="en-GB"/>
        </w:rPr>
        <w:t xml:space="preserve">total </w:t>
      </w:r>
      <w:r w:rsidRPr="2A8D6DB3">
        <w:rPr>
          <w:rFonts w:ascii="Calibri" w:eastAsia="Calibri" w:hAnsi="Calibri" w:cs="Calibri"/>
          <w:lang w:val="en-GB"/>
        </w:rPr>
        <w:t>count adding up for each year starting from 2010 to 2019.</w:t>
      </w:r>
      <w:r w:rsidR="3B360649" w:rsidRPr="2A8D6DB3">
        <w:rPr>
          <w:rFonts w:ascii="Calibri" w:eastAsia="Calibri" w:hAnsi="Calibri" w:cs="Calibri"/>
          <w:lang w:val="en-GB"/>
        </w:rPr>
        <w:t xml:space="preserve"> This has been achieved by applying SUM function in Excel.</w:t>
      </w:r>
    </w:p>
    <w:p w14:paraId="17DBE7C1" w14:textId="6A56A303" w:rsidR="00702B0C" w:rsidRDefault="00702B0C" w:rsidP="2A8D6DB3">
      <w:pPr>
        <w:ind w:firstLine="360"/>
        <w:jc w:val="both"/>
        <w:rPr>
          <w:rFonts w:ascii="Calibri" w:eastAsia="Calibri" w:hAnsi="Calibri" w:cs="Calibri"/>
          <w:lang w:val="en-GB"/>
        </w:rPr>
      </w:pPr>
    </w:p>
    <w:p w14:paraId="18B8AA5F" w14:textId="77777777" w:rsidR="00702B0C" w:rsidRDefault="00702B0C" w:rsidP="2A8D6DB3">
      <w:pPr>
        <w:ind w:firstLine="360"/>
        <w:jc w:val="both"/>
        <w:rPr>
          <w:rFonts w:ascii="Calibri" w:eastAsia="Calibri" w:hAnsi="Calibri" w:cs="Calibri"/>
          <w:lang w:val="en-GB"/>
        </w:rPr>
      </w:pPr>
    </w:p>
    <w:p w14:paraId="38C877F5" w14:textId="6E63D721" w:rsidR="00434CF5" w:rsidRDefault="00F46162" w:rsidP="00AB5B27">
      <w:pPr>
        <w:pStyle w:val="Heading1"/>
        <w:numPr>
          <w:ilvl w:val="0"/>
          <w:numId w:val="3"/>
        </w:numPr>
        <w:rPr>
          <w:lang w:val="en-GB"/>
        </w:rPr>
      </w:pPr>
      <w:bookmarkStart w:id="7" w:name="_Toc48299419"/>
      <w:r>
        <w:rPr>
          <w:lang w:val="en-GB"/>
        </w:rPr>
        <w:lastRenderedPageBreak/>
        <w:t>Analysis</w:t>
      </w:r>
      <w:r w:rsidR="005315C8">
        <w:rPr>
          <w:lang w:val="en-GB"/>
        </w:rPr>
        <w:t xml:space="preserve"> &amp; Results</w:t>
      </w:r>
      <w:bookmarkEnd w:id="7"/>
    </w:p>
    <w:p w14:paraId="0A6506B6" w14:textId="77777777" w:rsidR="00AB5B27" w:rsidRPr="00AB5B27" w:rsidRDefault="00AB5B27" w:rsidP="00AB5B27">
      <w:pPr>
        <w:rPr>
          <w:lang w:val="en-GB"/>
        </w:rPr>
      </w:pPr>
    </w:p>
    <w:p w14:paraId="1194C450" w14:textId="0D6D6500" w:rsidR="00434CF5" w:rsidRDefault="00434CF5" w:rsidP="00B26F8F">
      <w:pPr>
        <w:pStyle w:val="Heading2"/>
        <w:numPr>
          <w:ilvl w:val="0"/>
          <w:numId w:val="16"/>
        </w:numPr>
        <w:rPr>
          <w:lang w:val="en-GB"/>
        </w:rPr>
      </w:pPr>
      <w:bookmarkStart w:id="8" w:name="_Toc48299420"/>
      <w:r>
        <w:rPr>
          <w:lang w:val="en-GB"/>
        </w:rPr>
        <w:t>Exploring music geographical bias – is there any artist location whose popularity is substantially more remarkable than others?</w:t>
      </w:r>
      <w:bookmarkEnd w:id="8"/>
    </w:p>
    <w:p w14:paraId="55A3F417" w14:textId="68B3D46F" w:rsidR="4770189A" w:rsidRDefault="4770189A" w:rsidP="4770189A">
      <w:pPr>
        <w:rPr>
          <w:lang w:val="en-GB"/>
        </w:rPr>
      </w:pPr>
    </w:p>
    <w:p w14:paraId="2D05E5BC" w14:textId="4F0DFE20" w:rsidR="1FCD3B64" w:rsidRPr="005332DA" w:rsidRDefault="1FCD3B64" w:rsidP="00323180">
      <w:pPr>
        <w:spacing w:line="257" w:lineRule="auto"/>
        <w:jc w:val="both"/>
        <w:rPr>
          <w:color w:val="1F3864" w:themeColor="accent1" w:themeShade="80"/>
          <w:sz w:val="24"/>
          <w:szCs w:val="24"/>
          <w:u w:val="single"/>
        </w:rPr>
      </w:pPr>
      <w:r w:rsidRPr="005332DA">
        <w:rPr>
          <w:rFonts w:ascii="Calibri" w:eastAsia="Calibri" w:hAnsi="Calibri" w:cs="Calibri"/>
          <w:color w:val="1F3864" w:themeColor="accent1" w:themeShade="80"/>
          <w:sz w:val="24"/>
          <w:szCs w:val="24"/>
          <w:u w:val="single"/>
          <w:lang w:val="en-GB"/>
        </w:rPr>
        <w:t>Top 10 genre count by country</w:t>
      </w:r>
    </w:p>
    <w:p w14:paraId="13E466C6" w14:textId="2E7E6CFA" w:rsidR="45E5DA4F" w:rsidRDefault="45E5DA4F" w:rsidP="002E4D8A">
      <w:pPr>
        <w:spacing w:line="257" w:lineRule="auto"/>
        <w:ind w:firstLine="720"/>
        <w:jc w:val="both"/>
      </w:pPr>
      <w:r w:rsidRPr="4770189A">
        <w:rPr>
          <w:rFonts w:ascii="Calibri" w:eastAsia="Calibri" w:hAnsi="Calibri" w:cs="Calibri"/>
          <w:lang w:val="en-GB"/>
        </w:rPr>
        <w:t>The variable Country has been selected, set as geographical variable in Tableau, such that Longitude and Latitude variables could be generated; also Top genre variable has been selected and set as dimension and Count, such that the number of times each genre would be present in the dataset could be captured.</w:t>
      </w:r>
      <w:r w:rsidR="002E4D8A">
        <w:t xml:space="preserve"> </w:t>
      </w:r>
      <w:r w:rsidRPr="4770189A">
        <w:rPr>
          <w:rFonts w:ascii="Calibri" w:eastAsia="Calibri" w:hAnsi="Calibri" w:cs="Calibri"/>
          <w:lang w:val="en-GB"/>
        </w:rPr>
        <w:t xml:space="preserve">The resulting dashboard has been created including also a bar chart with the Top 20 genres per number of singles, to be used as filter to see Top genre by country. </w:t>
      </w:r>
    </w:p>
    <w:p w14:paraId="69615859" w14:textId="70023287" w:rsidR="45E5DA4F" w:rsidRDefault="45E5DA4F" w:rsidP="002E4D8A">
      <w:pPr>
        <w:spacing w:line="257" w:lineRule="auto"/>
        <w:ind w:firstLine="720"/>
        <w:jc w:val="both"/>
      </w:pPr>
      <w:r w:rsidRPr="4770189A">
        <w:rPr>
          <w:rFonts w:ascii="Calibri" w:eastAsia="Calibri" w:hAnsi="Calibri" w:cs="Calibri"/>
          <w:lang w:val="en-GB"/>
        </w:rPr>
        <w:t xml:space="preserve">As clearly shown in the dashboard, dance pop is the most common genre, with a count of 327 songs in the </w:t>
      </w:r>
      <w:r w:rsidR="002C277D">
        <w:rPr>
          <w:rFonts w:ascii="Calibri" w:eastAsia="Calibri" w:hAnsi="Calibri" w:cs="Calibri"/>
          <w:lang w:val="en-GB"/>
        </w:rPr>
        <w:t>Spotify</w:t>
      </w:r>
      <w:r w:rsidRPr="4770189A">
        <w:rPr>
          <w:rFonts w:ascii="Calibri" w:eastAsia="Calibri" w:hAnsi="Calibri" w:cs="Calibri"/>
          <w:lang w:val="en-GB"/>
        </w:rPr>
        <w:t xml:space="preserve"> dataset, out of which 244 belongs to artists based in U.S, followed by 45 artists in UK. With these results it is possible to states that the genre dance pop is clearly dominated by the Anglo-American culture.</w:t>
      </w:r>
    </w:p>
    <w:p w14:paraId="09B1E193" w14:textId="7BF789C5" w:rsidR="4770189A" w:rsidRDefault="4770189A" w:rsidP="4770189A">
      <w:pPr>
        <w:spacing w:line="257" w:lineRule="auto"/>
        <w:rPr>
          <w:rFonts w:ascii="Calibri" w:eastAsia="Calibri" w:hAnsi="Calibri" w:cs="Calibri"/>
          <w:lang w:val="en-GB"/>
        </w:rPr>
      </w:pPr>
    </w:p>
    <w:p w14:paraId="626D4380" w14:textId="5E3841AD" w:rsidR="00971E81" w:rsidRPr="003F4F09" w:rsidRDefault="00971E81" w:rsidP="003F4F09">
      <w:pPr>
        <w:pStyle w:val="Default"/>
        <w:jc w:val="both"/>
        <w:rPr>
          <w:i/>
          <w:iCs/>
          <w:color w:val="0070C0"/>
          <w:sz w:val="23"/>
          <w:szCs w:val="23"/>
          <w:lang w:val="en-GB"/>
        </w:rPr>
      </w:pPr>
      <w:r w:rsidRPr="003F4F09">
        <w:rPr>
          <w:i/>
          <w:iCs/>
          <w:color w:val="0070C0"/>
          <w:sz w:val="23"/>
          <w:szCs w:val="23"/>
          <w:lang w:val="en-GB"/>
        </w:rPr>
        <w:t xml:space="preserve">Figure 1. </w:t>
      </w:r>
      <w:r w:rsidR="0084534D" w:rsidRPr="003F4F09">
        <w:rPr>
          <w:i/>
          <w:iCs/>
          <w:color w:val="0070C0"/>
          <w:sz w:val="23"/>
          <w:szCs w:val="23"/>
          <w:lang w:val="en-GB"/>
        </w:rPr>
        <w:t>Top 10 genre by country</w:t>
      </w:r>
      <w:r w:rsidR="00C84CDC" w:rsidRPr="003F4F09">
        <w:rPr>
          <w:i/>
          <w:iCs/>
          <w:color w:val="0070C0"/>
          <w:sz w:val="23"/>
          <w:szCs w:val="23"/>
          <w:lang w:val="en-GB"/>
        </w:rPr>
        <w:t>.</w:t>
      </w:r>
    </w:p>
    <w:p w14:paraId="77FF92AD" w14:textId="77777777" w:rsidR="016D5D88" w:rsidRDefault="14DD581B" w:rsidP="003F4F09">
      <w:pPr>
        <w:pStyle w:val="Default"/>
        <w:jc w:val="both"/>
      </w:pPr>
      <w:r w:rsidRPr="003F4F09">
        <w:rPr>
          <w:i/>
          <w:noProof/>
          <w:color w:val="0070C0"/>
          <w:sz w:val="23"/>
          <w:szCs w:val="23"/>
        </w:rPr>
        <w:drawing>
          <wp:inline distT="0" distB="0" distL="0" distR="0" wp14:anchorId="4CA0D6EB" wp14:editId="46809FC6">
            <wp:extent cx="6172200" cy="3471862"/>
            <wp:effectExtent l="0" t="0" r="0" b="0"/>
            <wp:docPr id="832531880" name="Picture 214012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1213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2200" cy="3471862"/>
                    </a:xfrm>
                    <a:prstGeom prst="rect">
                      <a:avLst/>
                    </a:prstGeom>
                  </pic:spPr>
                </pic:pic>
              </a:graphicData>
            </a:graphic>
          </wp:inline>
        </w:drawing>
      </w:r>
    </w:p>
    <w:p w14:paraId="25071EAC" w14:textId="79F0776A" w:rsidR="4770189A" w:rsidRDefault="4770189A" w:rsidP="003F4F09">
      <w:pPr>
        <w:pStyle w:val="Default"/>
        <w:jc w:val="both"/>
        <w:rPr>
          <w:i/>
          <w:color w:val="0070C0"/>
          <w:sz w:val="23"/>
          <w:szCs w:val="23"/>
          <w:lang w:val="en-GB"/>
        </w:rPr>
      </w:pPr>
    </w:p>
    <w:p w14:paraId="19221A0B" w14:textId="3B017A00" w:rsidR="4770189A" w:rsidRDefault="4770189A" w:rsidP="003F4F09">
      <w:pPr>
        <w:pStyle w:val="Default"/>
        <w:jc w:val="both"/>
        <w:rPr>
          <w:i/>
          <w:color w:val="0070C0"/>
          <w:sz w:val="23"/>
          <w:szCs w:val="23"/>
          <w:lang w:val="en-GB"/>
        </w:rPr>
      </w:pPr>
    </w:p>
    <w:p w14:paraId="42B2319C" w14:textId="4925FED2" w:rsidR="09CBD395" w:rsidRDefault="09CBD395" w:rsidP="003F4F09">
      <w:pPr>
        <w:pStyle w:val="Default"/>
        <w:jc w:val="both"/>
        <w:rPr>
          <w:i/>
          <w:color w:val="0070C0"/>
          <w:sz w:val="23"/>
          <w:szCs w:val="23"/>
          <w:lang w:val="en-GB"/>
        </w:rPr>
      </w:pPr>
    </w:p>
    <w:p w14:paraId="51AD8D43" w14:textId="77777777" w:rsidR="09CBD395" w:rsidRDefault="09CBD395" w:rsidP="003F4F09">
      <w:pPr>
        <w:pStyle w:val="Default"/>
        <w:jc w:val="both"/>
        <w:rPr>
          <w:i/>
          <w:color w:val="0070C0"/>
          <w:sz w:val="23"/>
          <w:szCs w:val="23"/>
          <w:lang w:val="en-GB"/>
        </w:rPr>
      </w:pPr>
    </w:p>
    <w:p w14:paraId="6B591F1B" w14:textId="72FE68CB" w:rsidR="00C84CDC" w:rsidRPr="003F4F09" w:rsidRDefault="00C84CDC" w:rsidP="003F4F09">
      <w:pPr>
        <w:pStyle w:val="Default"/>
        <w:jc w:val="both"/>
        <w:rPr>
          <w:i/>
          <w:iCs/>
          <w:color w:val="0070C0"/>
          <w:sz w:val="23"/>
          <w:szCs w:val="23"/>
          <w:lang w:val="en-GB"/>
        </w:rPr>
      </w:pPr>
      <w:r w:rsidRPr="003F4F09">
        <w:rPr>
          <w:i/>
          <w:iCs/>
          <w:color w:val="0070C0"/>
          <w:sz w:val="23"/>
          <w:szCs w:val="23"/>
          <w:lang w:val="en-GB"/>
        </w:rPr>
        <w:lastRenderedPageBreak/>
        <w:t>Figure 2. Top 10 genre count by country</w:t>
      </w:r>
    </w:p>
    <w:p w14:paraId="747AA372" w14:textId="27A2116A" w:rsidR="09CBD395" w:rsidRPr="002B0EAC" w:rsidRDefault="271ABF13" w:rsidP="00E0654D">
      <w:pPr>
        <w:spacing w:line="257" w:lineRule="auto"/>
        <w:jc w:val="center"/>
      </w:pPr>
      <w:r>
        <w:rPr>
          <w:noProof/>
        </w:rPr>
        <w:drawing>
          <wp:inline distT="0" distB="0" distL="0" distR="0" wp14:anchorId="0D2CD819" wp14:editId="4B123A16">
            <wp:extent cx="6003235" cy="3376820"/>
            <wp:effectExtent l="0" t="0" r="4445" b="1905"/>
            <wp:docPr id="132043994" name="Picture 91452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52762"/>
                    <pic:cNvPicPr/>
                  </pic:nvPicPr>
                  <pic:blipFill>
                    <a:blip r:embed="rId10">
                      <a:extLst>
                        <a:ext uri="{28A0092B-C50C-407E-A947-70E740481C1C}">
                          <a14:useLocalDpi xmlns:a14="http://schemas.microsoft.com/office/drawing/2010/main" val="0"/>
                        </a:ext>
                      </a:extLst>
                    </a:blip>
                    <a:stretch>
                      <a:fillRect/>
                    </a:stretch>
                  </pic:blipFill>
                  <pic:spPr>
                    <a:xfrm>
                      <a:off x="0" y="0"/>
                      <a:ext cx="6010673" cy="3381004"/>
                    </a:xfrm>
                    <a:prstGeom prst="rect">
                      <a:avLst/>
                    </a:prstGeom>
                  </pic:spPr>
                </pic:pic>
              </a:graphicData>
            </a:graphic>
          </wp:inline>
        </w:drawing>
      </w:r>
    </w:p>
    <w:p w14:paraId="025BF009" w14:textId="29C4726E" w:rsidR="00B632BB" w:rsidRDefault="00B632BB" w:rsidP="00323180">
      <w:pPr>
        <w:spacing w:line="257" w:lineRule="auto"/>
        <w:jc w:val="both"/>
        <w:rPr>
          <w:rFonts w:ascii="Calibri" w:eastAsia="Calibri" w:hAnsi="Calibri" w:cs="Calibri"/>
          <w:color w:val="1F3864" w:themeColor="accent1" w:themeShade="80"/>
          <w:sz w:val="24"/>
          <w:szCs w:val="24"/>
          <w:u w:val="single"/>
          <w:lang w:val="en-GB"/>
        </w:rPr>
      </w:pPr>
    </w:p>
    <w:p w14:paraId="7066AAE4" w14:textId="2DB6F13A" w:rsidR="00E626D2" w:rsidRDefault="00E626D2" w:rsidP="00323180">
      <w:pPr>
        <w:spacing w:line="257" w:lineRule="auto"/>
        <w:jc w:val="both"/>
        <w:rPr>
          <w:rFonts w:ascii="Calibri" w:eastAsia="Calibri" w:hAnsi="Calibri" w:cs="Calibri"/>
          <w:color w:val="1F3864" w:themeColor="accent1" w:themeShade="80"/>
          <w:sz w:val="24"/>
          <w:szCs w:val="24"/>
          <w:u w:val="single"/>
          <w:lang w:val="en-GB"/>
        </w:rPr>
      </w:pPr>
    </w:p>
    <w:p w14:paraId="445A8F6F" w14:textId="77777777" w:rsidR="000F34B8" w:rsidRDefault="000F34B8" w:rsidP="00323180">
      <w:pPr>
        <w:spacing w:line="257" w:lineRule="auto"/>
        <w:jc w:val="both"/>
        <w:rPr>
          <w:rFonts w:ascii="Calibri" w:eastAsia="Calibri" w:hAnsi="Calibri" w:cs="Calibri"/>
          <w:color w:val="1F3864" w:themeColor="accent1" w:themeShade="80"/>
          <w:sz w:val="24"/>
          <w:szCs w:val="24"/>
          <w:u w:val="single"/>
          <w:lang w:val="en-GB"/>
        </w:rPr>
      </w:pPr>
    </w:p>
    <w:p w14:paraId="0D402B89" w14:textId="77777777" w:rsidR="000F34B8" w:rsidRDefault="000F34B8" w:rsidP="00323180">
      <w:pPr>
        <w:spacing w:line="257" w:lineRule="auto"/>
        <w:jc w:val="both"/>
        <w:rPr>
          <w:rFonts w:ascii="Calibri" w:eastAsia="Calibri" w:hAnsi="Calibri" w:cs="Calibri"/>
          <w:color w:val="1F3864" w:themeColor="accent1" w:themeShade="80"/>
          <w:sz w:val="24"/>
          <w:szCs w:val="24"/>
          <w:u w:val="single"/>
          <w:lang w:val="en-GB"/>
        </w:rPr>
      </w:pPr>
    </w:p>
    <w:p w14:paraId="42F9DE51" w14:textId="77777777" w:rsidR="000F34B8" w:rsidRDefault="000F34B8" w:rsidP="00323180">
      <w:pPr>
        <w:spacing w:line="257" w:lineRule="auto"/>
        <w:jc w:val="both"/>
        <w:rPr>
          <w:rFonts w:ascii="Calibri" w:eastAsia="Calibri" w:hAnsi="Calibri" w:cs="Calibri"/>
          <w:color w:val="1F3864" w:themeColor="accent1" w:themeShade="80"/>
          <w:sz w:val="24"/>
          <w:szCs w:val="24"/>
          <w:u w:val="single"/>
          <w:lang w:val="en-GB"/>
        </w:rPr>
      </w:pPr>
    </w:p>
    <w:p w14:paraId="57055972" w14:textId="77777777" w:rsidR="000F34B8" w:rsidRDefault="000F34B8" w:rsidP="00323180">
      <w:pPr>
        <w:spacing w:line="257" w:lineRule="auto"/>
        <w:jc w:val="both"/>
        <w:rPr>
          <w:rFonts w:ascii="Calibri" w:eastAsia="Calibri" w:hAnsi="Calibri" w:cs="Calibri"/>
          <w:color w:val="1F3864" w:themeColor="accent1" w:themeShade="80"/>
          <w:sz w:val="24"/>
          <w:szCs w:val="24"/>
          <w:u w:val="single"/>
          <w:lang w:val="en-GB"/>
        </w:rPr>
      </w:pPr>
    </w:p>
    <w:p w14:paraId="16F5D9A5" w14:textId="77777777" w:rsidR="000F34B8" w:rsidRDefault="000F34B8" w:rsidP="00323180">
      <w:pPr>
        <w:spacing w:line="257" w:lineRule="auto"/>
        <w:jc w:val="both"/>
        <w:rPr>
          <w:rFonts w:ascii="Calibri" w:eastAsia="Calibri" w:hAnsi="Calibri" w:cs="Calibri"/>
          <w:color w:val="1F3864" w:themeColor="accent1" w:themeShade="80"/>
          <w:sz w:val="24"/>
          <w:szCs w:val="24"/>
          <w:u w:val="single"/>
          <w:lang w:val="en-GB"/>
        </w:rPr>
      </w:pPr>
    </w:p>
    <w:p w14:paraId="776A5129" w14:textId="77777777" w:rsidR="000F34B8" w:rsidRDefault="000F34B8" w:rsidP="00323180">
      <w:pPr>
        <w:spacing w:line="257" w:lineRule="auto"/>
        <w:jc w:val="both"/>
        <w:rPr>
          <w:rFonts w:ascii="Calibri" w:eastAsia="Calibri" w:hAnsi="Calibri" w:cs="Calibri"/>
          <w:color w:val="1F3864" w:themeColor="accent1" w:themeShade="80"/>
          <w:sz w:val="24"/>
          <w:szCs w:val="24"/>
          <w:u w:val="single"/>
          <w:lang w:val="en-GB"/>
        </w:rPr>
      </w:pPr>
    </w:p>
    <w:p w14:paraId="76DDE56E" w14:textId="77777777" w:rsidR="000F34B8" w:rsidRDefault="000F34B8" w:rsidP="00323180">
      <w:pPr>
        <w:spacing w:line="257" w:lineRule="auto"/>
        <w:jc w:val="both"/>
        <w:rPr>
          <w:rFonts w:ascii="Calibri" w:eastAsia="Calibri" w:hAnsi="Calibri" w:cs="Calibri"/>
          <w:color w:val="1F3864" w:themeColor="accent1" w:themeShade="80"/>
          <w:sz w:val="24"/>
          <w:szCs w:val="24"/>
          <w:u w:val="single"/>
          <w:lang w:val="en-GB"/>
        </w:rPr>
      </w:pPr>
    </w:p>
    <w:p w14:paraId="565B575A" w14:textId="77777777" w:rsidR="000F34B8" w:rsidRDefault="000F34B8" w:rsidP="00323180">
      <w:pPr>
        <w:spacing w:line="257" w:lineRule="auto"/>
        <w:jc w:val="both"/>
        <w:rPr>
          <w:rFonts w:ascii="Calibri" w:eastAsia="Calibri" w:hAnsi="Calibri" w:cs="Calibri"/>
          <w:color w:val="1F3864" w:themeColor="accent1" w:themeShade="80"/>
          <w:sz w:val="24"/>
          <w:szCs w:val="24"/>
          <w:u w:val="single"/>
          <w:lang w:val="en-GB"/>
        </w:rPr>
      </w:pPr>
    </w:p>
    <w:p w14:paraId="0362FB32" w14:textId="77777777" w:rsidR="000F34B8" w:rsidRDefault="000F34B8" w:rsidP="00323180">
      <w:pPr>
        <w:spacing w:line="257" w:lineRule="auto"/>
        <w:jc w:val="both"/>
        <w:rPr>
          <w:rFonts w:ascii="Calibri" w:eastAsia="Calibri" w:hAnsi="Calibri" w:cs="Calibri"/>
          <w:color w:val="1F3864" w:themeColor="accent1" w:themeShade="80"/>
          <w:sz w:val="24"/>
          <w:szCs w:val="24"/>
          <w:u w:val="single"/>
          <w:lang w:val="en-GB"/>
        </w:rPr>
      </w:pPr>
    </w:p>
    <w:p w14:paraId="6FB93CEA" w14:textId="77777777" w:rsidR="000F34B8" w:rsidRDefault="000F34B8" w:rsidP="00323180">
      <w:pPr>
        <w:spacing w:line="257" w:lineRule="auto"/>
        <w:jc w:val="both"/>
        <w:rPr>
          <w:rFonts w:ascii="Calibri" w:eastAsia="Calibri" w:hAnsi="Calibri" w:cs="Calibri"/>
          <w:color w:val="1F3864" w:themeColor="accent1" w:themeShade="80"/>
          <w:sz w:val="24"/>
          <w:szCs w:val="24"/>
          <w:u w:val="single"/>
          <w:lang w:val="en-GB"/>
        </w:rPr>
      </w:pPr>
    </w:p>
    <w:p w14:paraId="59C4E9D8" w14:textId="77777777" w:rsidR="000F34B8" w:rsidRDefault="000F34B8" w:rsidP="00323180">
      <w:pPr>
        <w:spacing w:line="257" w:lineRule="auto"/>
        <w:jc w:val="both"/>
        <w:rPr>
          <w:rFonts w:ascii="Calibri" w:eastAsia="Calibri" w:hAnsi="Calibri" w:cs="Calibri"/>
          <w:color w:val="1F3864" w:themeColor="accent1" w:themeShade="80"/>
          <w:sz w:val="24"/>
          <w:szCs w:val="24"/>
          <w:u w:val="single"/>
          <w:lang w:val="en-GB"/>
        </w:rPr>
      </w:pPr>
    </w:p>
    <w:p w14:paraId="6807DCBC" w14:textId="77777777" w:rsidR="000F34B8" w:rsidRDefault="000F34B8" w:rsidP="00323180">
      <w:pPr>
        <w:spacing w:line="257" w:lineRule="auto"/>
        <w:jc w:val="both"/>
        <w:rPr>
          <w:rFonts w:ascii="Calibri" w:eastAsia="Calibri" w:hAnsi="Calibri" w:cs="Calibri"/>
          <w:color w:val="1F3864" w:themeColor="accent1" w:themeShade="80"/>
          <w:sz w:val="24"/>
          <w:szCs w:val="24"/>
          <w:u w:val="single"/>
          <w:lang w:val="en-GB"/>
        </w:rPr>
      </w:pPr>
    </w:p>
    <w:p w14:paraId="3101A88A" w14:textId="77777777" w:rsidR="000F34B8" w:rsidRDefault="000F34B8" w:rsidP="00323180">
      <w:pPr>
        <w:spacing w:line="257" w:lineRule="auto"/>
        <w:jc w:val="both"/>
        <w:rPr>
          <w:rFonts w:ascii="Calibri" w:eastAsia="Calibri" w:hAnsi="Calibri" w:cs="Calibri"/>
          <w:color w:val="1F3864" w:themeColor="accent1" w:themeShade="80"/>
          <w:sz w:val="24"/>
          <w:szCs w:val="24"/>
          <w:u w:val="single"/>
          <w:lang w:val="en-GB"/>
        </w:rPr>
      </w:pPr>
    </w:p>
    <w:p w14:paraId="5FA65373" w14:textId="10ABFC7B" w:rsidR="7416A155" w:rsidRDefault="7416A155" w:rsidP="00323180">
      <w:pPr>
        <w:spacing w:line="257" w:lineRule="auto"/>
        <w:jc w:val="both"/>
        <w:rPr>
          <w:rFonts w:ascii="Calibri" w:eastAsia="Calibri" w:hAnsi="Calibri" w:cs="Calibri"/>
          <w:color w:val="1F3864" w:themeColor="accent1" w:themeShade="80"/>
          <w:sz w:val="24"/>
          <w:szCs w:val="24"/>
          <w:u w:val="single"/>
          <w:lang w:val="en-GB"/>
        </w:rPr>
      </w:pPr>
      <w:r w:rsidRPr="005332DA">
        <w:rPr>
          <w:rFonts w:ascii="Calibri" w:eastAsia="Calibri" w:hAnsi="Calibri" w:cs="Calibri"/>
          <w:color w:val="1F3864" w:themeColor="accent1" w:themeShade="80"/>
          <w:sz w:val="24"/>
          <w:szCs w:val="24"/>
          <w:u w:val="single"/>
          <w:lang w:val="en-GB"/>
        </w:rPr>
        <w:lastRenderedPageBreak/>
        <w:t>Listeners by country</w:t>
      </w:r>
    </w:p>
    <w:p w14:paraId="4A2620A9" w14:textId="462117E6" w:rsidR="00E1473C" w:rsidRPr="005332DA" w:rsidRDefault="00E1473C" w:rsidP="00323180">
      <w:pPr>
        <w:spacing w:line="257" w:lineRule="auto"/>
        <w:jc w:val="both"/>
        <w:rPr>
          <w:rFonts w:ascii="Calibri" w:eastAsia="Calibri" w:hAnsi="Calibri" w:cs="Calibri"/>
          <w:color w:val="1F3864" w:themeColor="accent1" w:themeShade="80"/>
          <w:sz w:val="24"/>
          <w:szCs w:val="24"/>
          <w:u w:val="single"/>
          <w:lang w:val="en-GB"/>
        </w:rPr>
      </w:pPr>
    </w:p>
    <w:p w14:paraId="28C01746" w14:textId="6475EA9B" w:rsidR="45E5DA4F" w:rsidRDefault="45E5DA4F" w:rsidP="002E4D8A">
      <w:pPr>
        <w:spacing w:line="257" w:lineRule="auto"/>
        <w:ind w:firstLine="720"/>
        <w:jc w:val="both"/>
      </w:pPr>
      <w:r w:rsidRPr="4770189A">
        <w:rPr>
          <w:rFonts w:ascii="Calibri" w:eastAsia="Calibri" w:hAnsi="Calibri" w:cs="Calibri"/>
          <w:lang w:val="en-GB"/>
        </w:rPr>
        <w:t>In order to limit the visual representation just to the most relevant countries in terms of number of listeners, the top 20 countries have been showed in the bar graph.</w:t>
      </w:r>
      <w:r w:rsidR="002E4D8A">
        <w:t xml:space="preserve"> </w:t>
      </w:r>
      <w:r w:rsidRPr="4770189A">
        <w:rPr>
          <w:rFonts w:ascii="Calibri" w:eastAsia="Calibri" w:hAnsi="Calibri" w:cs="Calibri"/>
          <w:lang w:val="en-GB"/>
        </w:rPr>
        <w:t>As we can see from the Map, US is clearly dominant in terms of number of listeners (2,472,466,407) for Top10 songs, followed by UK with 1,005,410,596 and Germany with 245,887,215.</w:t>
      </w:r>
    </w:p>
    <w:p w14:paraId="0F6DFFC3" w14:textId="1C144956" w:rsidR="45E5DA4F" w:rsidRDefault="45E5DA4F" w:rsidP="002E4D8A">
      <w:pPr>
        <w:spacing w:line="257" w:lineRule="auto"/>
        <w:ind w:firstLine="720"/>
        <w:jc w:val="both"/>
        <w:rPr>
          <w:rFonts w:ascii="Calibri" w:eastAsia="Calibri" w:hAnsi="Calibri" w:cs="Calibri"/>
          <w:lang w:val="en-GB"/>
        </w:rPr>
      </w:pPr>
      <w:r w:rsidRPr="4770189A">
        <w:rPr>
          <w:rFonts w:ascii="Calibri" w:eastAsia="Calibri" w:hAnsi="Calibri" w:cs="Calibri"/>
          <w:lang w:val="en-GB"/>
        </w:rPr>
        <w:t>Following the results from both dashboards, it can be stated that the music industry is clearly dominated by the United States with a number of listeners for Top10 songs which is more than double the one reported by the U.K at the second position and almost 10 times higher than the Germany in 3</w:t>
      </w:r>
      <w:r w:rsidRPr="4770189A">
        <w:rPr>
          <w:rFonts w:ascii="Calibri" w:eastAsia="Calibri" w:hAnsi="Calibri" w:cs="Calibri"/>
          <w:vertAlign w:val="superscript"/>
          <w:lang w:val="en-GB"/>
        </w:rPr>
        <w:t>rd</w:t>
      </w:r>
      <w:r w:rsidRPr="4770189A">
        <w:rPr>
          <w:rFonts w:ascii="Calibri" w:eastAsia="Calibri" w:hAnsi="Calibri" w:cs="Calibri"/>
          <w:lang w:val="en-GB"/>
        </w:rPr>
        <w:t xml:space="preserve"> position.</w:t>
      </w:r>
    </w:p>
    <w:p w14:paraId="16DE5193" w14:textId="5D681FD8" w:rsidR="00B632BB" w:rsidRDefault="00B632BB" w:rsidP="002E4D8A">
      <w:pPr>
        <w:spacing w:line="257" w:lineRule="auto"/>
        <w:ind w:firstLine="720"/>
        <w:jc w:val="both"/>
        <w:rPr>
          <w:rFonts w:ascii="Calibri" w:eastAsia="Calibri" w:hAnsi="Calibri" w:cs="Calibri"/>
          <w:lang w:val="en-GB"/>
        </w:rPr>
      </w:pPr>
    </w:p>
    <w:p w14:paraId="7E9A8498" w14:textId="45E97248" w:rsidR="00B632BB" w:rsidRPr="003F4F09" w:rsidRDefault="00B632BB" w:rsidP="003F4F09">
      <w:pPr>
        <w:pStyle w:val="Default"/>
        <w:jc w:val="both"/>
        <w:rPr>
          <w:i/>
          <w:iCs/>
          <w:color w:val="0070C0"/>
          <w:sz w:val="23"/>
          <w:szCs w:val="23"/>
          <w:lang w:val="en-GB"/>
        </w:rPr>
      </w:pPr>
      <w:r w:rsidRPr="003F4F09">
        <w:rPr>
          <w:i/>
          <w:iCs/>
          <w:color w:val="0070C0"/>
          <w:sz w:val="23"/>
          <w:szCs w:val="23"/>
          <w:lang w:val="en-GB"/>
        </w:rPr>
        <w:t>Figure 3. Dashboard</w:t>
      </w:r>
      <w:r w:rsidR="00E626D2" w:rsidRPr="003F4F09">
        <w:rPr>
          <w:i/>
          <w:iCs/>
          <w:color w:val="0070C0"/>
          <w:sz w:val="23"/>
          <w:szCs w:val="23"/>
          <w:lang w:val="en-GB"/>
        </w:rPr>
        <w:t xml:space="preserve"> on number of top 10 Spotify songs listeners by country.</w:t>
      </w:r>
    </w:p>
    <w:p w14:paraId="2B4AE269" w14:textId="27D20A07" w:rsidR="4C6F05B6" w:rsidRDefault="42114B5B" w:rsidP="4770189A">
      <w:r>
        <w:rPr>
          <w:noProof/>
        </w:rPr>
        <w:drawing>
          <wp:inline distT="0" distB="0" distL="0" distR="0" wp14:anchorId="61E944A5" wp14:editId="5F123354">
            <wp:extent cx="5943600" cy="2762250"/>
            <wp:effectExtent l="0" t="0" r="0" b="0"/>
            <wp:docPr id="2068450919" name="Picture 2127190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190447"/>
                    <pic:cNvPicPr/>
                  </pic:nvPicPr>
                  <pic:blipFill>
                    <a:blip r:embed="rId11">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p>
    <w:p w14:paraId="3FD7682A" w14:textId="77777777" w:rsidR="00E626D2" w:rsidRDefault="00E626D2" w:rsidP="4770189A"/>
    <w:p w14:paraId="458868DC" w14:textId="306F9134" w:rsidR="00434CF5" w:rsidRDefault="00434CF5" w:rsidP="00B26F8F">
      <w:pPr>
        <w:pStyle w:val="Heading2"/>
        <w:numPr>
          <w:ilvl w:val="0"/>
          <w:numId w:val="16"/>
        </w:numPr>
        <w:rPr>
          <w:lang w:val="en-GB"/>
        </w:rPr>
      </w:pPr>
      <w:bookmarkStart w:id="9" w:name="_Toc48299421"/>
      <w:r>
        <w:rPr>
          <w:lang w:val="en-GB"/>
        </w:rPr>
        <w:t xml:space="preserve">Artists geographic location </w:t>
      </w:r>
      <w:r w:rsidRPr="00601690">
        <w:rPr>
          <w:i/>
          <w:iCs/>
          <w:lang w:val="en-GB"/>
        </w:rPr>
        <w:t>time-lapse</w:t>
      </w:r>
      <w:bookmarkEnd w:id="9"/>
      <w:r>
        <w:rPr>
          <w:lang w:val="en-GB"/>
        </w:rPr>
        <w:t xml:space="preserve"> </w:t>
      </w:r>
    </w:p>
    <w:p w14:paraId="4322552D" w14:textId="172A7EA9" w:rsidR="005B6DE2" w:rsidRDefault="005B6DE2" w:rsidP="005B6DE2">
      <w:pPr>
        <w:rPr>
          <w:lang w:val="en-GB"/>
        </w:rPr>
      </w:pPr>
    </w:p>
    <w:p w14:paraId="34767A9D" w14:textId="4836464D" w:rsidR="00E1473C" w:rsidRPr="005B6DE2" w:rsidRDefault="005B6DE2" w:rsidP="00E1473C">
      <w:pPr>
        <w:ind w:firstLine="360"/>
        <w:jc w:val="both"/>
        <w:rPr>
          <w:lang w:val="en-GB"/>
        </w:rPr>
      </w:pPr>
      <w:r w:rsidRPr="032084F4">
        <w:rPr>
          <w:lang w:val="en-GB"/>
        </w:rPr>
        <w:t>The bar chart race created using Flourish to visualise the top 10 most represented nationalities of</w:t>
      </w:r>
      <w:r w:rsidR="1A69F4FC" w:rsidRPr="032084F4">
        <w:rPr>
          <w:lang w:val="en-GB"/>
        </w:rPr>
        <w:t xml:space="preserve"> the</w:t>
      </w:r>
      <w:r w:rsidRPr="032084F4">
        <w:rPr>
          <w:lang w:val="en-GB"/>
        </w:rPr>
        <w:t xml:space="preserve"> artists in the top chart by year allows, thanks to its dynamic nature, to spot trends that otherwise could not</w:t>
      </w:r>
      <w:r w:rsidR="3FA3F65F" w:rsidRPr="032084F4">
        <w:rPr>
          <w:lang w:val="en-GB"/>
        </w:rPr>
        <w:t xml:space="preserve"> be</w:t>
      </w:r>
      <w:r w:rsidRPr="032084F4">
        <w:rPr>
          <w:lang w:val="en-GB"/>
        </w:rPr>
        <w:t xml:space="preserve"> easily detectable. Apart from the United States being by far the most represented country throughout the whole timeframe analysed, France, the only non-English speaking country able to make the top 3 between 2010 and 201</w:t>
      </w:r>
      <w:r w:rsidR="33659B19" w:rsidRPr="032084F4">
        <w:rPr>
          <w:lang w:val="en-GB"/>
        </w:rPr>
        <w:t>1</w:t>
      </w:r>
      <w:r w:rsidRPr="032084F4">
        <w:rPr>
          <w:lang w:val="en-GB"/>
        </w:rPr>
        <w:t>, was undertaken by Canada in 2012</w:t>
      </w:r>
      <w:r w:rsidR="00205FAC" w:rsidRPr="032084F4">
        <w:rPr>
          <w:lang w:val="en-GB"/>
        </w:rPr>
        <w:t>, event that</w:t>
      </w:r>
      <w:r w:rsidRPr="032084F4">
        <w:rPr>
          <w:lang w:val="en-GB"/>
        </w:rPr>
        <w:t xml:space="preserve"> consolidate</w:t>
      </w:r>
      <w:r w:rsidR="0146478E" w:rsidRPr="032084F4">
        <w:rPr>
          <w:lang w:val="en-GB"/>
        </w:rPr>
        <w:t>s</w:t>
      </w:r>
      <w:r w:rsidRPr="032084F4">
        <w:rPr>
          <w:lang w:val="en-GB"/>
        </w:rPr>
        <w:t xml:space="preserve"> the primacy in the world “music” of the English language, with United Kingdom constantly occupying the second spot. It is fr</w:t>
      </w:r>
      <w:r w:rsidR="5DF6EBA3" w:rsidRPr="032084F4">
        <w:rPr>
          <w:lang w:val="en-GB"/>
        </w:rPr>
        <w:t>o</w:t>
      </w:r>
      <w:r w:rsidRPr="032084F4">
        <w:rPr>
          <w:lang w:val="en-GB"/>
        </w:rPr>
        <w:t>m 2013 onwards that also Nordic artists start</w:t>
      </w:r>
      <w:r w:rsidR="0D963814" w:rsidRPr="032084F4">
        <w:rPr>
          <w:lang w:val="en-GB"/>
        </w:rPr>
        <w:t>ed</w:t>
      </w:r>
      <w:r w:rsidRPr="032084F4">
        <w:rPr>
          <w:lang w:val="en-GB"/>
        </w:rPr>
        <w:t xml:space="preserve"> to attract the attention of the fans over Latin singers with Sweden surpassing both Spain and Colombia. Norway </w:t>
      </w:r>
      <w:r w:rsidR="25CBB478" w:rsidRPr="032084F4">
        <w:rPr>
          <w:lang w:val="en-GB"/>
        </w:rPr>
        <w:t>also overtook</w:t>
      </w:r>
      <w:r w:rsidRPr="032084F4">
        <w:rPr>
          <w:lang w:val="en-GB"/>
        </w:rPr>
        <w:t xml:space="preserve"> the </w:t>
      </w:r>
      <w:r w:rsidR="6EA321BD" w:rsidRPr="032084F4">
        <w:rPr>
          <w:lang w:val="en-GB"/>
        </w:rPr>
        <w:t>pair</w:t>
      </w:r>
      <w:r w:rsidRPr="032084F4">
        <w:rPr>
          <w:lang w:val="en-GB"/>
        </w:rPr>
        <w:t xml:space="preserve"> between 2017 and 2019</w:t>
      </w:r>
      <w:r w:rsidR="647130E0" w:rsidRPr="032084F4">
        <w:rPr>
          <w:lang w:val="en-GB"/>
        </w:rPr>
        <w:t>,</w:t>
      </w:r>
      <w:r w:rsidRPr="032084F4">
        <w:rPr>
          <w:lang w:val="en-GB"/>
        </w:rPr>
        <w:t xml:space="preserve"> to certify a growth in likeability for Scandinavian musicians. </w:t>
      </w:r>
    </w:p>
    <w:p w14:paraId="3BA62543" w14:textId="7D10EBFB" w:rsidR="18D4E905" w:rsidRDefault="18D4E905" w:rsidP="003F4F09">
      <w:pPr>
        <w:pStyle w:val="Default"/>
        <w:jc w:val="both"/>
        <w:rPr>
          <w:i/>
          <w:iCs/>
          <w:color w:val="0070C0"/>
          <w:sz w:val="23"/>
          <w:szCs w:val="23"/>
          <w:lang w:val="en-GB"/>
        </w:rPr>
      </w:pPr>
      <w:r w:rsidRPr="003F4F09">
        <w:rPr>
          <w:i/>
          <w:color w:val="0070C0"/>
          <w:sz w:val="23"/>
          <w:szCs w:val="23"/>
          <w:lang w:val="en-GB"/>
        </w:rPr>
        <w:lastRenderedPageBreak/>
        <w:t xml:space="preserve">Figure </w:t>
      </w:r>
      <w:r w:rsidR="00E626D2" w:rsidRPr="003F4F09">
        <w:rPr>
          <w:i/>
          <w:iCs/>
          <w:color w:val="0070C0"/>
          <w:sz w:val="23"/>
          <w:szCs w:val="23"/>
          <w:lang w:val="en-GB"/>
        </w:rPr>
        <w:t>4</w:t>
      </w:r>
      <w:r w:rsidRPr="003F4F09">
        <w:rPr>
          <w:i/>
          <w:iCs/>
          <w:color w:val="0070C0"/>
          <w:sz w:val="23"/>
          <w:szCs w:val="23"/>
          <w:lang w:val="en-GB"/>
        </w:rPr>
        <w:t>:</w:t>
      </w:r>
      <w:r w:rsidRPr="003F4F09">
        <w:rPr>
          <w:i/>
          <w:color w:val="0070C0"/>
          <w:sz w:val="23"/>
          <w:szCs w:val="23"/>
          <w:lang w:val="en-GB"/>
        </w:rPr>
        <w:t xml:space="preserve"> Flourish Bar Chart Race of most frequent country of origin of a</w:t>
      </w:r>
      <w:r w:rsidR="68F642DA" w:rsidRPr="003F4F09">
        <w:rPr>
          <w:i/>
          <w:color w:val="0070C0"/>
          <w:sz w:val="23"/>
          <w:szCs w:val="23"/>
          <w:lang w:val="en-GB"/>
        </w:rPr>
        <w:t>rtists in the Spotify hit chart by year</w:t>
      </w:r>
      <w:r w:rsidR="00E626D2" w:rsidRPr="003F4F09">
        <w:rPr>
          <w:i/>
          <w:iCs/>
          <w:color w:val="0070C0"/>
          <w:sz w:val="23"/>
          <w:szCs w:val="23"/>
          <w:lang w:val="en-GB"/>
        </w:rPr>
        <w:t>.</w:t>
      </w:r>
    </w:p>
    <w:p w14:paraId="0D39F918" w14:textId="77777777" w:rsidR="003830BA" w:rsidRPr="003F4F09" w:rsidRDefault="003830BA" w:rsidP="003F4F09">
      <w:pPr>
        <w:pStyle w:val="Default"/>
        <w:jc w:val="both"/>
        <w:rPr>
          <w:i/>
          <w:color w:val="0070C0"/>
          <w:sz w:val="23"/>
          <w:szCs w:val="23"/>
          <w:lang w:val="en-GB"/>
        </w:rPr>
      </w:pPr>
    </w:p>
    <w:p w14:paraId="470F4B6A" w14:textId="4240540A" w:rsidR="4805C44A" w:rsidRDefault="4DD667A3" w:rsidP="2A8D6DB3">
      <w:pPr>
        <w:ind w:firstLine="360"/>
        <w:jc w:val="center"/>
      </w:pPr>
      <w:r>
        <w:rPr>
          <w:noProof/>
        </w:rPr>
        <w:drawing>
          <wp:inline distT="0" distB="0" distL="0" distR="0" wp14:anchorId="6DFDF04F" wp14:editId="4C4C64D1">
            <wp:extent cx="5792297" cy="3037398"/>
            <wp:effectExtent l="0" t="0" r="0" b="0"/>
            <wp:docPr id="1360382015" name="Picture 32242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425000"/>
                    <pic:cNvPicPr/>
                  </pic:nvPicPr>
                  <pic:blipFill>
                    <a:blip r:embed="rId12">
                      <a:extLst>
                        <a:ext uri="{28A0092B-C50C-407E-A947-70E740481C1C}">
                          <a14:useLocalDpi xmlns:a14="http://schemas.microsoft.com/office/drawing/2010/main" val="0"/>
                        </a:ext>
                      </a:extLst>
                    </a:blip>
                    <a:stretch>
                      <a:fillRect/>
                    </a:stretch>
                  </pic:blipFill>
                  <pic:spPr>
                    <a:xfrm>
                      <a:off x="0" y="0"/>
                      <a:ext cx="5806376" cy="3044781"/>
                    </a:xfrm>
                    <a:prstGeom prst="rect">
                      <a:avLst/>
                    </a:prstGeom>
                  </pic:spPr>
                </pic:pic>
              </a:graphicData>
            </a:graphic>
          </wp:inline>
        </w:drawing>
      </w:r>
    </w:p>
    <w:p w14:paraId="38E4CE0A" w14:textId="6C49D540" w:rsidR="00E626D2" w:rsidRDefault="00E626D2" w:rsidP="2A8D6DB3">
      <w:pPr>
        <w:ind w:firstLine="360"/>
        <w:jc w:val="center"/>
      </w:pPr>
      <w:r>
        <w:rPr>
          <w:lang w:val="en-GB"/>
        </w:rPr>
        <w:t>L</w:t>
      </w:r>
      <w:r w:rsidRPr="032084F4">
        <w:rPr>
          <w:lang w:val="en-GB"/>
        </w:rPr>
        <w:t>ink</w:t>
      </w:r>
      <w:r>
        <w:rPr>
          <w:lang w:val="en-GB"/>
        </w:rPr>
        <w:t xml:space="preserve"> source</w:t>
      </w:r>
      <w:r w:rsidRPr="032084F4">
        <w:rPr>
          <w:lang w:val="en-GB"/>
        </w:rPr>
        <w:t>:</w:t>
      </w:r>
      <w:r w:rsidR="00BB5D20" w:rsidRPr="00BB5D20">
        <w:t xml:space="preserve"> </w:t>
      </w:r>
      <w:hyperlink r:id="rId13" w:history="1">
        <w:r w:rsidR="00BB5D20" w:rsidRPr="00E53D27">
          <w:rPr>
            <w:rStyle w:val="Hyperlink"/>
          </w:rPr>
          <w:t>https://public.flourish.studio/visualisation/3384395/</w:t>
        </w:r>
      </w:hyperlink>
      <w:r w:rsidR="00F51A87">
        <w:rPr>
          <w:lang w:val="en-GB"/>
        </w:rPr>
        <w:t xml:space="preserve">; </w:t>
      </w:r>
      <w:r w:rsidR="00380346">
        <w:rPr>
          <w:lang w:val="en-GB"/>
        </w:rPr>
        <w:t>Flourish, 2020.</w:t>
      </w:r>
    </w:p>
    <w:p w14:paraId="5449CEAB" w14:textId="7BE71B57" w:rsidR="005B6DE2" w:rsidRPr="005B6DE2" w:rsidRDefault="005B6DE2" w:rsidP="005B6DE2">
      <w:pPr>
        <w:rPr>
          <w:lang w:val="en-GB"/>
        </w:rPr>
      </w:pPr>
    </w:p>
    <w:p w14:paraId="6C10E5EC" w14:textId="70654952" w:rsidR="007253D1" w:rsidRDefault="007253D1" w:rsidP="005B6DE2">
      <w:pPr>
        <w:rPr>
          <w:lang w:val="en-GB"/>
        </w:rPr>
      </w:pPr>
    </w:p>
    <w:p w14:paraId="78BABA9C" w14:textId="1417C92C" w:rsidR="007253D1" w:rsidRDefault="007253D1" w:rsidP="005B6DE2">
      <w:pPr>
        <w:rPr>
          <w:lang w:val="en-GB"/>
        </w:rPr>
      </w:pPr>
    </w:p>
    <w:p w14:paraId="6F8D63CA" w14:textId="16F6D239" w:rsidR="007253D1" w:rsidRDefault="007253D1" w:rsidP="005B6DE2">
      <w:pPr>
        <w:rPr>
          <w:lang w:val="en-GB"/>
        </w:rPr>
      </w:pPr>
    </w:p>
    <w:p w14:paraId="15EB863D" w14:textId="6328773F" w:rsidR="007253D1" w:rsidRDefault="007253D1" w:rsidP="005B6DE2">
      <w:pPr>
        <w:rPr>
          <w:lang w:val="en-GB"/>
        </w:rPr>
      </w:pPr>
    </w:p>
    <w:p w14:paraId="2273867A" w14:textId="54314A42" w:rsidR="007253D1" w:rsidRDefault="007253D1" w:rsidP="005B6DE2">
      <w:pPr>
        <w:rPr>
          <w:lang w:val="en-GB"/>
        </w:rPr>
      </w:pPr>
    </w:p>
    <w:p w14:paraId="01FABB3E" w14:textId="694B63E3" w:rsidR="007253D1" w:rsidRDefault="007253D1" w:rsidP="005B6DE2">
      <w:pPr>
        <w:rPr>
          <w:lang w:val="en-GB"/>
        </w:rPr>
      </w:pPr>
    </w:p>
    <w:p w14:paraId="0C43E4AB" w14:textId="2D8B8FB1" w:rsidR="007253D1" w:rsidRDefault="007253D1" w:rsidP="005B6DE2">
      <w:pPr>
        <w:rPr>
          <w:lang w:val="en-GB"/>
        </w:rPr>
      </w:pPr>
    </w:p>
    <w:p w14:paraId="5E144C05" w14:textId="0AE1380B" w:rsidR="007253D1" w:rsidRDefault="007253D1" w:rsidP="005B6DE2">
      <w:pPr>
        <w:rPr>
          <w:lang w:val="en-GB"/>
        </w:rPr>
      </w:pPr>
    </w:p>
    <w:p w14:paraId="7D2FBF08" w14:textId="5274CF89" w:rsidR="007253D1" w:rsidRDefault="007253D1" w:rsidP="005B6DE2">
      <w:pPr>
        <w:rPr>
          <w:lang w:val="en-GB"/>
        </w:rPr>
      </w:pPr>
    </w:p>
    <w:p w14:paraId="664A9129" w14:textId="4E999952" w:rsidR="007253D1" w:rsidRDefault="007253D1" w:rsidP="005B6DE2">
      <w:pPr>
        <w:rPr>
          <w:lang w:val="en-GB"/>
        </w:rPr>
      </w:pPr>
    </w:p>
    <w:p w14:paraId="759BB315" w14:textId="0F196FD1" w:rsidR="007253D1" w:rsidRDefault="007253D1" w:rsidP="005B6DE2">
      <w:pPr>
        <w:rPr>
          <w:lang w:val="en-GB"/>
        </w:rPr>
      </w:pPr>
    </w:p>
    <w:p w14:paraId="5DE36FB4" w14:textId="7B48DCAB" w:rsidR="007253D1" w:rsidRDefault="007253D1" w:rsidP="005B6DE2">
      <w:pPr>
        <w:rPr>
          <w:lang w:val="en-GB"/>
        </w:rPr>
      </w:pPr>
    </w:p>
    <w:p w14:paraId="35468F8C" w14:textId="1D3067C1" w:rsidR="007253D1" w:rsidRDefault="007253D1" w:rsidP="005B6DE2">
      <w:pPr>
        <w:rPr>
          <w:lang w:val="en-GB"/>
        </w:rPr>
      </w:pPr>
    </w:p>
    <w:p w14:paraId="65092496" w14:textId="77777777" w:rsidR="003F4F09" w:rsidRPr="005B6DE2" w:rsidRDefault="003F4F09" w:rsidP="005B6DE2">
      <w:pPr>
        <w:rPr>
          <w:lang w:val="en-GB"/>
        </w:rPr>
      </w:pPr>
    </w:p>
    <w:p w14:paraId="714475D9" w14:textId="3FFD5A9C" w:rsidR="00434CF5" w:rsidRDefault="00434CF5" w:rsidP="00B26F8F">
      <w:pPr>
        <w:pStyle w:val="Heading2"/>
        <w:numPr>
          <w:ilvl w:val="0"/>
          <w:numId w:val="16"/>
        </w:numPr>
        <w:rPr>
          <w:lang w:val="en-GB"/>
        </w:rPr>
      </w:pPr>
      <w:bookmarkStart w:id="10" w:name="_Toc48299422"/>
      <w:r w:rsidRPr="004B5F41">
        <w:rPr>
          <w:lang w:val="en-GB"/>
        </w:rPr>
        <w:lastRenderedPageBreak/>
        <w:t>Music diversity in a nutshell – how genre popularity evolves over time</w:t>
      </w:r>
      <w:bookmarkEnd w:id="10"/>
      <w:r w:rsidRPr="004B5F41">
        <w:rPr>
          <w:lang w:val="en-GB"/>
        </w:rPr>
        <w:t xml:space="preserve"> </w:t>
      </w:r>
    </w:p>
    <w:p w14:paraId="24521AB5" w14:textId="77777777" w:rsidR="00F55005" w:rsidRDefault="00F55005" w:rsidP="00F55005">
      <w:pPr>
        <w:pStyle w:val="Default"/>
        <w:jc w:val="both"/>
        <w:rPr>
          <w:sz w:val="23"/>
          <w:szCs w:val="23"/>
          <w:highlight w:val="yellow"/>
          <w:lang w:val="en-GB"/>
        </w:rPr>
      </w:pPr>
    </w:p>
    <w:p w14:paraId="7FD1C45D" w14:textId="74F61DDE" w:rsidR="00A76D72" w:rsidRDefault="00B450C2" w:rsidP="002B0EAC">
      <w:pPr>
        <w:ind w:firstLine="360"/>
        <w:jc w:val="both"/>
        <w:rPr>
          <w:rStyle w:val="normaltextrun"/>
          <w:rFonts w:ascii="Calibri" w:hAnsi="Calibri" w:cs="Calibri"/>
          <w:color w:val="000000"/>
          <w:shd w:val="clear" w:color="auto" w:fill="FFFFFF"/>
          <w:lang w:val="en-GB"/>
        </w:rPr>
      </w:pPr>
      <w:r>
        <w:rPr>
          <w:rStyle w:val="normaltextrun"/>
          <w:rFonts w:ascii="Calibri" w:hAnsi="Calibri" w:cs="Calibri"/>
          <w:color w:val="000000"/>
          <w:shd w:val="clear" w:color="auto" w:fill="FFFFFF"/>
          <w:lang w:val="en-GB"/>
        </w:rPr>
        <w:t>This visualisation represents each genre with a colour coded bubble, whose size represents the popularity of the genre with each bubble labelled with the genre name. The years were passed into the Pages function to control the year represented, with a slider on the right-hand side of the screen which allows for both manual year selection and a slideshow effect. Hovering the mouse over each bubble brings up a textbox containing the genre, year and popularity (pop) of bubble. An </w:t>
      </w:r>
      <w:proofErr w:type="gramStart"/>
      <w:r>
        <w:rPr>
          <w:rStyle w:val="normaltextrun"/>
          <w:rFonts w:ascii="Calibri" w:hAnsi="Calibri" w:cs="Calibri"/>
          <w:color w:val="000000"/>
          <w:shd w:val="clear" w:color="auto" w:fill="FFFFFF"/>
          <w:lang w:val="en-GB"/>
        </w:rPr>
        <w:t>Index(</w:t>
      </w:r>
      <w:proofErr w:type="gramEnd"/>
      <w:r>
        <w:rPr>
          <w:rStyle w:val="normaltextrun"/>
          <w:rFonts w:ascii="Calibri" w:hAnsi="Calibri" w:cs="Calibri"/>
          <w:color w:val="000000"/>
          <w:shd w:val="clear" w:color="auto" w:fill="FFFFFF"/>
          <w:lang w:val="en-GB"/>
        </w:rPr>
        <w:t>) function was built to filter only the top 5 results for each year in each page.</w:t>
      </w:r>
    </w:p>
    <w:p w14:paraId="10C92600" w14:textId="0EE52E12" w:rsidR="007253D1" w:rsidRDefault="007253D1" w:rsidP="007253D1">
      <w:pPr>
        <w:jc w:val="both"/>
        <w:rPr>
          <w:rStyle w:val="normaltextrun"/>
          <w:rFonts w:ascii="Calibri" w:hAnsi="Calibri" w:cs="Calibri"/>
          <w:color w:val="000000"/>
          <w:shd w:val="clear" w:color="auto" w:fill="FFFFFF"/>
          <w:lang w:val="en-GB"/>
        </w:rPr>
      </w:pPr>
    </w:p>
    <w:p w14:paraId="09252E87" w14:textId="4175BBC6" w:rsidR="007253D1" w:rsidRPr="006367C2" w:rsidRDefault="007253D1" w:rsidP="003F4F09">
      <w:pPr>
        <w:pStyle w:val="Default"/>
        <w:jc w:val="both"/>
        <w:rPr>
          <w:i/>
          <w:iCs/>
          <w:color w:val="0070C0"/>
          <w:sz w:val="23"/>
          <w:szCs w:val="23"/>
          <w:lang w:val="en-GB"/>
        </w:rPr>
      </w:pPr>
      <w:r w:rsidRPr="006367C2">
        <w:rPr>
          <w:i/>
          <w:iCs/>
          <w:color w:val="0070C0"/>
          <w:sz w:val="23"/>
          <w:szCs w:val="23"/>
          <w:lang w:val="en-GB"/>
        </w:rPr>
        <w:t>Figure 5</w:t>
      </w:r>
      <w:r w:rsidR="003F56D3" w:rsidRPr="006367C2">
        <w:rPr>
          <w:i/>
          <w:iCs/>
          <w:color w:val="0070C0"/>
          <w:sz w:val="23"/>
          <w:szCs w:val="23"/>
          <w:lang w:val="en-GB"/>
        </w:rPr>
        <w:t>.</w:t>
      </w:r>
      <w:r w:rsidR="00356DD9" w:rsidRPr="006367C2">
        <w:rPr>
          <w:i/>
          <w:iCs/>
          <w:color w:val="0070C0"/>
          <w:sz w:val="23"/>
          <w:szCs w:val="23"/>
          <w:lang w:val="en-GB"/>
        </w:rPr>
        <w:t xml:space="preserve"> Top genres </w:t>
      </w:r>
      <w:r w:rsidR="00E0654D" w:rsidRPr="006367C2">
        <w:rPr>
          <w:i/>
          <w:iCs/>
          <w:color w:val="0070C0"/>
          <w:sz w:val="23"/>
          <w:szCs w:val="23"/>
          <w:lang w:val="en-GB"/>
        </w:rPr>
        <w:t>by year (in this case 2016 is displayed).</w:t>
      </w:r>
    </w:p>
    <w:p w14:paraId="669D8C85" w14:textId="2D7D58E1" w:rsidR="00A76D72" w:rsidRDefault="00A76D72" w:rsidP="002B0EAC">
      <w:pPr>
        <w:jc w:val="center"/>
        <w:rPr>
          <w:rStyle w:val="eop"/>
          <w:rFonts w:ascii="Calibri" w:hAnsi="Calibri" w:cs="Calibri"/>
          <w:color w:val="000000"/>
          <w:shd w:val="clear" w:color="auto" w:fill="FFFFFF"/>
        </w:rPr>
      </w:pPr>
      <w:r>
        <w:rPr>
          <w:rFonts w:ascii="Calibri" w:hAnsi="Calibri" w:cs="Calibri"/>
          <w:noProof/>
          <w:color w:val="000000"/>
          <w:shd w:val="clear" w:color="auto" w:fill="FFFFFF"/>
        </w:rPr>
        <w:drawing>
          <wp:inline distT="0" distB="0" distL="0" distR="0" wp14:anchorId="3CC789A7" wp14:editId="03555694">
            <wp:extent cx="5050822" cy="3061252"/>
            <wp:effectExtent l="0" t="0" r="3810" b="0"/>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bb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4595" cy="3075661"/>
                    </a:xfrm>
                    <a:prstGeom prst="rect">
                      <a:avLst/>
                    </a:prstGeom>
                  </pic:spPr>
                </pic:pic>
              </a:graphicData>
            </a:graphic>
          </wp:inline>
        </w:drawing>
      </w:r>
    </w:p>
    <w:p w14:paraId="5CF98BE8" w14:textId="77777777" w:rsidR="00B450C2" w:rsidRPr="00F55005" w:rsidRDefault="00B450C2" w:rsidP="00F55005">
      <w:pPr>
        <w:rPr>
          <w:lang w:val="en-GB"/>
        </w:rPr>
      </w:pPr>
    </w:p>
    <w:p w14:paraId="1A7C712C" w14:textId="2CDF4B88" w:rsidR="00434CF5" w:rsidRDefault="00434CF5" w:rsidP="00B26F8F">
      <w:pPr>
        <w:pStyle w:val="Heading2"/>
        <w:numPr>
          <w:ilvl w:val="0"/>
          <w:numId w:val="16"/>
        </w:numPr>
        <w:rPr>
          <w:rFonts w:eastAsiaTheme="minorEastAsia"/>
          <w:lang w:val="en-GB"/>
        </w:rPr>
      </w:pPr>
      <w:bookmarkStart w:id="11" w:name="_Toc48299423"/>
      <w:r w:rsidRPr="4770189A">
        <w:rPr>
          <w:rFonts w:eastAsiaTheme="minorEastAsia"/>
          <w:lang w:val="en-GB"/>
        </w:rPr>
        <w:t>Music vibes - How consumers value the e</w:t>
      </w:r>
      <w:r w:rsidRPr="004B5F41">
        <w:rPr>
          <w:lang w:val="en-GB"/>
        </w:rPr>
        <w:t>nergy</w:t>
      </w:r>
      <w:r w:rsidRPr="4770189A">
        <w:rPr>
          <w:rFonts w:eastAsiaTheme="minorEastAsia"/>
          <w:lang w:val="en-GB"/>
        </w:rPr>
        <w:t xml:space="preserve"> and</w:t>
      </w:r>
      <w:r w:rsidRPr="004B5F41">
        <w:rPr>
          <w:lang w:val="en-GB"/>
        </w:rPr>
        <w:t xml:space="preserve"> positivity </w:t>
      </w:r>
      <w:r w:rsidRPr="4770189A">
        <w:rPr>
          <w:rFonts w:eastAsiaTheme="minorEastAsia"/>
          <w:lang w:val="en-GB"/>
        </w:rPr>
        <w:t>in a</w:t>
      </w:r>
      <w:r w:rsidRPr="004B5F41">
        <w:rPr>
          <w:lang w:val="en-GB"/>
        </w:rPr>
        <w:t xml:space="preserve"> song</w:t>
      </w:r>
      <w:r w:rsidRPr="4770189A">
        <w:rPr>
          <w:rFonts w:eastAsiaTheme="minorEastAsia"/>
          <w:lang w:val="en-GB"/>
        </w:rPr>
        <w:t>. Is music tempo still a thing?</w:t>
      </w:r>
      <w:bookmarkEnd w:id="11"/>
    </w:p>
    <w:p w14:paraId="31205276" w14:textId="0E0A6487" w:rsidR="002A0C6B" w:rsidRDefault="002A0C6B" w:rsidP="002A0C6B">
      <w:pPr>
        <w:rPr>
          <w:lang w:val="en-GB"/>
        </w:rPr>
      </w:pPr>
    </w:p>
    <w:p w14:paraId="02C36BC2" w14:textId="6E597E8B" w:rsidR="008359B7" w:rsidRDefault="008F1524" w:rsidP="009376C8">
      <w:pPr>
        <w:ind w:firstLine="360"/>
        <w:jc w:val="both"/>
        <w:rPr>
          <w:lang w:val="en-GB"/>
        </w:rPr>
      </w:pPr>
      <w:r>
        <w:rPr>
          <w:lang w:val="en-GB"/>
        </w:rPr>
        <w:t xml:space="preserve">Energy and positivity in a song can both be measured, but </w:t>
      </w:r>
      <w:r w:rsidR="00F211B8">
        <w:rPr>
          <w:lang w:val="en-GB"/>
        </w:rPr>
        <w:t xml:space="preserve">they are more subjective concepts than </w:t>
      </w:r>
      <w:r w:rsidR="00573396">
        <w:rPr>
          <w:lang w:val="en-GB"/>
        </w:rPr>
        <w:t xml:space="preserve">tempo (beats per minute). For instance, maybe the rhythm of a song is </w:t>
      </w:r>
      <w:r w:rsidR="00B97BFB">
        <w:rPr>
          <w:lang w:val="en-GB"/>
        </w:rPr>
        <w:t xml:space="preserve">accelerated, so it is calculated to be a </w:t>
      </w:r>
      <w:r w:rsidR="00CA2A6F">
        <w:rPr>
          <w:lang w:val="en-GB"/>
        </w:rPr>
        <w:t>positive</w:t>
      </w:r>
      <w:r w:rsidR="00B97BFB">
        <w:rPr>
          <w:lang w:val="en-GB"/>
        </w:rPr>
        <w:t xml:space="preserve"> song, but the </w:t>
      </w:r>
      <w:r w:rsidR="00CA2A6F">
        <w:rPr>
          <w:lang w:val="en-GB"/>
        </w:rPr>
        <w:t>notes and keys used inspire</w:t>
      </w:r>
      <w:r w:rsidR="00573396">
        <w:rPr>
          <w:lang w:val="en-GB"/>
        </w:rPr>
        <w:t xml:space="preserve"> </w:t>
      </w:r>
      <w:r w:rsidR="00CA2A6F">
        <w:rPr>
          <w:lang w:val="en-GB"/>
        </w:rPr>
        <w:t>sadness instead</w:t>
      </w:r>
      <w:r w:rsidR="00DE5F7D">
        <w:rPr>
          <w:lang w:val="en-GB"/>
        </w:rPr>
        <w:t xml:space="preserve">. </w:t>
      </w:r>
      <w:r w:rsidR="00531CA2">
        <w:rPr>
          <w:lang w:val="en-GB"/>
        </w:rPr>
        <w:t xml:space="preserve">Even though </w:t>
      </w:r>
      <w:r w:rsidR="00DE5F7D">
        <w:rPr>
          <w:lang w:val="en-GB"/>
        </w:rPr>
        <w:t xml:space="preserve">Spotify measurements are unlikely to </w:t>
      </w:r>
      <w:r w:rsidR="0079649B">
        <w:rPr>
          <w:lang w:val="en-GB"/>
        </w:rPr>
        <w:t>spot such</w:t>
      </w:r>
      <w:r w:rsidR="00DE5F7D">
        <w:rPr>
          <w:lang w:val="en-GB"/>
        </w:rPr>
        <w:t xml:space="preserve"> those su</w:t>
      </w:r>
      <w:r w:rsidR="0079649B">
        <w:rPr>
          <w:lang w:val="en-GB"/>
        </w:rPr>
        <w:t>btle changes,</w:t>
      </w:r>
      <w:r w:rsidR="009C4C6F">
        <w:rPr>
          <w:lang w:val="en-GB"/>
        </w:rPr>
        <w:t xml:space="preserve"> we</w:t>
      </w:r>
      <w:r w:rsidR="007A6BDC">
        <w:rPr>
          <w:lang w:val="en-GB"/>
        </w:rPr>
        <w:t xml:space="preserve"> </w:t>
      </w:r>
      <w:r w:rsidR="009C4C6F">
        <w:rPr>
          <w:lang w:val="en-GB"/>
        </w:rPr>
        <w:t xml:space="preserve">expect </w:t>
      </w:r>
      <w:r w:rsidR="00B80245">
        <w:rPr>
          <w:lang w:val="en-GB"/>
        </w:rPr>
        <w:t xml:space="preserve">the overall perception of energy and positivity </w:t>
      </w:r>
      <w:r w:rsidR="009C4C6F">
        <w:rPr>
          <w:lang w:val="en-GB"/>
        </w:rPr>
        <w:t>to be a relevant</w:t>
      </w:r>
      <w:r w:rsidR="00042B7E">
        <w:rPr>
          <w:lang w:val="en-GB"/>
        </w:rPr>
        <w:t xml:space="preserve"> figure, because the population size is large enough to </w:t>
      </w:r>
      <w:r w:rsidR="00BF77C3">
        <w:rPr>
          <w:lang w:val="en-GB"/>
        </w:rPr>
        <w:t>compensate small inaccuracies.</w:t>
      </w:r>
      <w:r w:rsidR="00B80245">
        <w:rPr>
          <w:lang w:val="en-GB"/>
        </w:rPr>
        <w:t xml:space="preserve"> </w:t>
      </w:r>
    </w:p>
    <w:p w14:paraId="3FBF5A6C" w14:textId="086D3799" w:rsidR="006F584B" w:rsidRDefault="00BF77C3" w:rsidP="009376C8">
      <w:pPr>
        <w:ind w:firstLine="360"/>
        <w:jc w:val="both"/>
        <w:rPr>
          <w:lang w:val="en-GB"/>
        </w:rPr>
      </w:pPr>
      <w:r>
        <w:rPr>
          <w:lang w:val="en-GB"/>
        </w:rPr>
        <w:t>W</w:t>
      </w:r>
      <w:r w:rsidR="007A6BDC">
        <w:rPr>
          <w:lang w:val="en-GB"/>
        </w:rPr>
        <w:t>e decided to perform this</w:t>
      </w:r>
      <w:r w:rsidR="0079649B">
        <w:rPr>
          <w:lang w:val="en-GB"/>
        </w:rPr>
        <w:t xml:space="preserve"> analysis for </w:t>
      </w:r>
      <w:r w:rsidR="007A6BDC">
        <w:rPr>
          <w:lang w:val="en-GB"/>
        </w:rPr>
        <w:t xml:space="preserve">2 </w:t>
      </w:r>
      <w:r>
        <w:rPr>
          <w:lang w:val="en-GB"/>
        </w:rPr>
        <w:t xml:space="preserve">main </w:t>
      </w:r>
      <w:r w:rsidR="007A6BDC">
        <w:rPr>
          <w:lang w:val="en-GB"/>
        </w:rPr>
        <w:t>reasons</w:t>
      </w:r>
      <w:r>
        <w:rPr>
          <w:lang w:val="en-GB"/>
        </w:rPr>
        <w:t>: firstly</w:t>
      </w:r>
      <w:r w:rsidR="00F517C0">
        <w:rPr>
          <w:lang w:val="en-GB"/>
        </w:rPr>
        <w:t>,</w:t>
      </w:r>
      <w:r>
        <w:rPr>
          <w:lang w:val="en-GB"/>
        </w:rPr>
        <w:t xml:space="preserve"> </w:t>
      </w:r>
      <w:r w:rsidR="005315C8">
        <w:rPr>
          <w:lang w:val="en-GB"/>
        </w:rPr>
        <w:t xml:space="preserve">because now </w:t>
      </w:r>
      <w:r w:rsidR="00F517C0">
        <w:rPr>
          <w:lang w:val="en-GB"/>
        </w:rPr>
        <w:t xml:space="preserve">genres such as </w:t>
      </w:r>
      <w:r w:rsidR="009F12D8">
        <w:rPr>
          <w:lang w:val="en-GB"/>
        </w:rPr>
        <w:t xml:space="preserve">pop, </w:t>
      </w:r>
      <w:r w:rsidR="008C5972">
        <w:rPr>
          <w:lang w:val="en-GB"/>
        </w:rPr>
        <w:t>rap, techno, R&amp;B,</w:t>
      </w:r>
      <w:r w:rsidR="00F517C0">
        <w:rPr>
          <w:lang w:val="en-GB"/>
        </w:rPr>
        <w:t xml:space="preserve"> punk, etc. are trendy, and</w:t>
      </w:r>
      <w:r w:rsidR="00EB38AD">
        <w:rPr>
          <w:lang w:val="en-GB"/>
        </w:rPr>
        <w:t xml:space="preserve"> </w:t>
      </w:r>
      <w:r w:rsidR="002B7D05">
        <w:rPr>
          <w:lang w:val="en-GB"/>
        </w:rPr>
        <w:t>overall,</w:t>
      </w:r>
      <w:r w:rsidR="00F517C0">
        <w:rPr>
          <w:lang w:val="en-GB"/>
        </w:rPr>
        <w:t xml:space="preserve"> they represent more upbeat music than in </w:t>
      </w:r>
      <w:r w:rsidR="00EB38AD">
        <w:rPr>
          <w:lang w:val="en-GB"/>
        </w:rPr>
        <w:t xml:space="preserve">earlier decades. </w:t>
      </w:r>
      <w:r w:rsidR="002B7D05">
        <w:rPr>
          <w:lang w:val="en-GB"/>
        </w:rPr>
        <w:t xml:space="preserve">We can find </w:t>
      </w:r>
      <w:r w:rsidR="000945DE">
        <w:rPr>
          <w:lang w:val="en-GB"/>
        </w:rPr>
        <w:t xml:space="preserve">such kind of </w:t>
      </w:r>
      <w:r w:rsidR="002B7D05">
        <w:rPr>
          <w:lang w:val="en-GB"/>
        </w:rPr>
        <w:t>upbeat music</w:t>
      </w:r>
      <w:r w:rsidR="000945DE">
        <w:rPr>
          <w:lang w:val="en-GB"/>
        </w:rPr>
        <w:t xml:space="preserve"> in a variety of everyday scenarios, such as</w:t>
      </w:r>
      <w:r w:rsidR="002B7D05">
        <w:rPr>
          <w:lang w:val="en-GB"/>
        </w:rPr>
        <w:t xml:space="preserve"> in </w:t>
      </w:r>
      <w:r w:rsidR="000945DE">
        <w:rPr>
          <w:lang w:val="en-GB"/>
        </w:rPr>
        <w:t xml:space="preserve">clothing </w:t>
      </w:r>
      <w:r w:rsidR="002B7D05">
        <w:rPr>
          <w:lang w:val="en-GB"/>
        </w:rPr>
        <w:t xml:space="preserve">stores, </w:t>
      </w:r>
      <w:r w:rsidR="000945DE">
        <w:rPr>
          <w:lang w:val="en-GB"/>
        </w:rPr>
        <w:t>gyms, malls, etc.</w:t>
      </w:r>
      <w:r w:rsidR="006C1C68">
        <w:rPr>
          <w:lang w:val="en-GB"/>
        </w:rPr>
        <w:t xml:space="preserve"> Secondly, because </w:t>
      </w:r>
      <w:r w:rsidR="00F31455">
        <w:rPr>
          <w:lang w:val="en-GB"/>
        </w:rPr>
        <w:t xml:space="preserve">now there is a new trend </w:t>
      </w:r>
      <w:r w:rsidR="0047722B">
        <w:rPr>
          <w:lang w:val="en-GB"/>
        </w:rPr>
        <w:t>on</w:t>
      </w:r>
      <w:r w:rsidR="00F31455">
        <w:rPr>
          <w:lang w:val="en-GB"/>
        </w:rPr>
        <w:t xml:space="preserve"> </w:t>
      </w:r>
      <w:r w:rsidR="004110ED">
        <w:rPr>
          <w:lang w:val="en-GB"/>
        </w:rPr>
        <w:t>pop songs</w:t>
      </w:r>
      <w:r w:rsidR="0047722B">
        <w:rPr>
          <w:lang w:val="en-GB"/>
        </w:rPr>
        <w:t xml:space="preserve"> where the</w:t>
      </w:r>
      <w:r w:rsidR="004110ED">
        <w:rPr>
          <w:lang w:val="en-GB"/>
        </w:rPr>
        <w:t xml:space="preserve"> chorus</w:t>
      </w:r>
      <w:r w:rsidR="0047722B">
        <w:rPr>
          <w:lang w:val="en-GB"/>
        </w:rPr>
        <w:t xml:space="preserve"> are</w:t>
      </w:r>
      <w:r w:rsidR="00676D8A">
        <w:rPr>
          <w:lang w:val="en-GB"/>
        </w:rPr>
        <w:t xml:space="preserve"> </w:t>
      </w:r>
      <w:r w:rsidR="003B226A">
        <w:rPr>
          <w:lang w:val="en-GB"/>
        </w:rPr>
        <w:t xml:space="preserve">voice (no </w:t>
      </w:r>
      <w:r w:rsidR="003B226A">
        <w:rPr>
          <w:lang w:val="en-GB"/>
        </w:rPr>
        <w:lastRenderedPageBreak/>
        <w:t>instrumental) with low energy</w:t>
      </w:r>
      <w:r w:rsidR="002E54D6">
        <w:rPr>
          <w:lang w:val="en-GB"/>
        </w:rPr>
        <w:t xml:space="preserve"> </w:t>
      </w:r>
      <w:r w:rsidR="00831223">
        <w:rPr>
          <w:lang w:val="en-GB"/>
        </w:rPr>
        <w:t>(YouTube, 20</w:t>
      </w:r>
      <w:r w:rsidR="00D35683">
        <w:rPr>
          <w:lang w:val="en-GB"/>
        </w:rPr>
        <w:t>17</w:t>
      </w:r>
      <w:r w:rsidR="00831223">
        <w:rPr>
          <w:lang w:val="en-GB"/>
        </w:rPr>
        <w:t>)</w:t>
      </w:r>
      <w:r w:rsidR="003B226A">
        <w:rPr>
          <w:lang w:val="en-GB"/>
        </w:rPr>
        <w:t xml:space="preserve">, whereas in the 2000 </w:t>
      </w:r>
      <w:r w:rsidR="00AE45BC">
        <w:rPr>
          <w:lang w:val="en-GB"/>
        </w:rPr>
        <w:t>the chorus were the climax of the song, full of energy.</w:t>
      </w:r>
      <w:r w:rsidR="007E0DA0">
        <w:rPr>
          <w:lang w:val="en-GB"/>
        </w:rPr>
        <w:t xml:space="preserve"> We are going to check what how is this trend progressing</w:t>
      </w:r>
      <w:r w:rsidR="003E6546">
        <w:rPr>
          <w:lang w:val="en-GB"/>
        </w:rPr>
        <w:t>:</w:t>
      </w:r>
    </w:p>
    <w:p w14:paraId="3067917C" w14:textId="0B8D7081" w:rsidR="003E6546" w:rsidRDefault="003E6546" w:rsidP="005E548E">
      <w:pPr>
        <w:jc w:val="both"/>
        <w:rPr>
          <w:lang w:val="en-GB"/>
        </w:rPr>
      </w:pPr>
    </w:p>
    <w:p w14:paraId="4C21B2DE" w14:textId="766AA0C9" w:rsidR="005E548E" w:rsidRPr="006367C2" w:rsidRDefault="005E548E" w:rsidP="003F4F09">
      <w:pPr>
        <w:pStyle w:val="Default"/>
        <w:jc w:val="both"/>
        <w:rPr>
          <w:i/>
          <w:iCs/>
          <w:color w:val="0070C0"/>
          <w:sz w:val="23"/>
          <w:szCs w:val="23"/>
          <w:lang w:val="en-GB"/>
        </w:rPr>
      </w:pPr>
      <w:r w:rsidRPr="006367C2">
        <w:rPr>
          <w:i/>
          <w:iCs/>
          <w:color w:val="0070C0"/>
          <w:sz w:val="23"/>
          <w:szCs w:val="23"/>
          <w:lang w:val="en-GB"/>
        </w:rPr>
        <w:t>Figure 6.</w:t>
      </w:r>
      <w:r w:rsidR="00393CB1" w:rsidRPr="006367C2">
        <w:rPr>
          <w:i/>
          <w:iCs/>
          <w:color w:val="0070C0"/>
          <w:sz w:val="23"/>
          <w:szCs w:val="23"/>
          <w:lang w:val="en-GB"/>
        </w:rPr>
        <w:t xml:space="preserve"> Songs’ energy, positiv</w:t>
      </w:r>
      <w:r w:rsidR="00A304DD" w:rsidRPr="006367C2">
        <w:rPr>
          <w:i/>
          <w:iCs/>
          <w:color w:val="0070C0"/>
          <w:sz w:val="23"/>
          <w:szCs w:val="23"/>
          <w:lang w:val="en-GB"/>
        </w:rPr>
        <w:t>ity and tempo</w:t>
      </w:r>
      <w:r w:rsidR="00D357A1" w:rsidRPr="006367C2">
        <w:rPr>
          <w:i/>
          <w:iCs/>
          <w:color w:val="0070C0"/>
          <w:sz w:val="23"/>
          <w:szCs w:val="23"/>
          <w:lang w:val="en-GB"/>
        </w:rPr>
        <w:t xml:space="preserve"> evolution over time.</w:t>
      </w:r>
    </w:p>
    <w:p w14:paraId="09D190B7" w14:textId="167F2797" w:rsidR="00A74022" w:rsidRDefault="00A74022" w:rsidP="002A0C6B">
      <w:pPr>
        <w:rPr>
          <w:lang w:val="en-GB"/>
        </w:rPr>
      </w:pPr>
      <w:r>
        <w:rPr>
          <w:noProof/>
        </w:rPr>
        <w:drawing>
          <wp:inline distT="0" distB="0" distL="0" distR="0" wp14:anchorId="271E9104" wp14:editId="6D024DD0">
            <wp:extent cx="5943600" cy="3753486"/>
            <wp:effectExtent l="0" t="0" r="0" b="0"/>
            <wp:docPr id="2070872555" name="Picture 11" descr="A close up of a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3753486"/>
                    </a:xfrm>
                    <a:prstGeom prst="rect">
                      <a:avLst/>
                    </a:prstGeom>
                  </pic:spPr>
                </pic:pic>
              </a:graphicData>
            </a:graphic>
          </wp:inline>
        </w:drawing>
      </w:r>
    </w:p>
    <w:p w14:paraId="16C4C4AF" w14:textId="438DF44E" w:rsidR="002A0C6B" w:rsidRDefault="002A0C6B" w:rsidP="002A0C6B">
      <w:pPr>
        <w:rPr>
          <w:lang w:val="en-GB"/>
        </w:rPr>
      </w:pPr>
    </w:p>
    <w:p w14:paraId="60B60FED" w14:textId="4688A450" w:rsidR="00F62F8C" w:rsidRPr="002A0C6B" w:rsidRDefault="00F62F8C" w:rsidP="00E51F0B">
      <w:pPr>
        <w:ind w:firstLine="360"/>
        <w:jc w:val="both"/>
        <w:rPr>
          <w:lang w:val="en-GB"/>
        </w:rPr>
      </w:pPr>
      <w:r>
        <w:rPr>
          <w:lang w:val="en-GB"/>
        </w:rPr>
        <w:t xml:space="preserve">We can see that </w:t>
      </w:r>
      <w:r w:rsidR="00C349F1">
        <w:rPr>
          <w:lang w:val="en-GB"/>
        </w:rPr>
        <w:t xml:space="preserve">the average tempo does not fully matches the changes on </w:t>
      </w:r>
      <w:r w:rsidR="005B2318">
        <w:rPr>
          <w:lang w:val="en-GB"/>
        </w:rPr>
        <w:t>energy and positivity. For instance, in 2014 we have a very high value, but the ener</w:t>
      </w:r>
      <w:r w:rsidR="001A58FD">
        <w:rPr>
          <w:lang w:val="en-GB"/>
        </w:rPr>
        <w:t xml:space="preserve">gy is quite low, and positivity is among the lowest. However, the overall trend is a reduction on average of the </w:t>
      </w:r>
      <w:r w:rsidR="00FE4A35">
        <w:rPr>
          <w:lang w:val="en-GB"/>
        </w:rPr>
        <w:t>tempo, energy and positivity in the time series</w:t>
      </w:r>
      <w:r w:rsidR="00DB594A">
        <w:rPr>
          <w:lang w:val="en-GB"/>
        </w:rPr>
        <w:t xml:space="preserve">. We can conclude than </w:t>
      </w:r>
      <w:r w:rsidR="00CD2041">
        <w:rPr>
          <w:lang w:val="en-GB"/>
        </w:rPr>
        <w:t xml:space="preserve">all </w:t>
      </w:r>
      <w:r w:rsidR="003C198E">
        <w:rPr>
          <w:lang w:val="en-GB"/>
        </w:rPr>
        <w:t xml:space="preserve">variable </w:t>
      </w:r>
      <w:r w:rsidR="00CD2041">
        <w:rPr>
          <w:lang w:val="en-GB"/>
        </w:rPr>
        <w:t>(</w:t>
      </w:r>
      <w:r w:rsidR="00DB594A">
        <w:rPr>
          <w:lang w:val="en-GB"/>
        </w:rPr>
        <w:t>energy</w:t>
      </w:r>
      <w:r w:rsidR="00CD2041">
        <w:rPr>
          <w:lang w:val="en-GB"/>
        </w:rPr>
        <w:t>, positivity and tempo) are</w:t>
      </w:r>
      <w:r w:rsidR="003C198E">
        <w:rPr>
          <w:lang w:val="en-GB"/>
        </w:rPr>
        <w:t xml:space="preserve"> decreasing</w:t>
      </w:r>
      <w:r w:rsidR="00CD2041">
        <w:rPr>
          <w:lang w:val="en-GB"/>
        </w:rPr>
        <w:t xml:space="preserve"> on average as </w:t>
      </w:r>
      <w:r w:rsidR="003C198E">
        <w:rPr>
          <w:lang w:val="en-GB"/>
        </w:rPr>
        <w:t>time goes by.</w:t>
      </w:r>
    </w:p>
    <w:p w14:paraId="330E6071" w14:textId="77777777" w:rsidR="00434CF5" w:rsidRPr="00B26F8F" w:rsidRDefault="00434CF5" w:rsidP="00B26F8F">
      <w:pPr>
        <w:pStyle w:val="Heading2"/>
        <w:numPr>
          <w:ilvl w:val="0"/>
          <w:numId w:val="16"/>
        </w:numPr>
        <w:rPr>
          <w:rFonts w:ascii="Calibri" w:hAnsi="Calibri" w:cs="Calibri"/>
          <w:lang w:val="en-GB"/>
        </w:rPr>
      </w:pPr>
      <w:bookmarkStart w:id="12" w:name="_Toc48299424"/>
      <w:r w:rsidRPr="032084F4">
        <w:rPr>
          <w:lang w:val="en-GB"/>
        </w:rPr>
        <w:t>Acoustic vs. Lyrics – How much consumers care about them</w:t>
      </w:r>
      <w:bookmarkEnd w:id="12"/>
    </w:p>
    <w:p w14:paraId="3D4028CE" w14:textId="41A60988" w:rsidR="032084F4" w:rsidRDefault="032084F4" w:rsidP="032084F4">
      <w:pPr>
        <w:rPr>
          <w:lang w:val="en-GB"/>
        </w:rPr>
      </w:pPr>
    </w:p>
    <w:p w14:paraId="32D2CF78" w14:textId="766E0563" w:rsidR="00A76D72" w:rsidRDefault="006D7846" w:rsidP="00EF0318">
      <w:pPr>
        <w:ind w:firstLine="360"/>
        <w:jc w:val="both"/>
        <w:rPr>
          <w:rStyle w:val="eop"/>
          <w:rFonts w:ascii="Calibri" w:hAnsi="Calibri" w:cs="Calibri"/>
          <w:color w:val="000000"/>
          <w:shd w:val="clear" w:color="auto" w:fill="FFFFFF"/>
        </w:rPr>
      </w:pPr>
      <w:r>
        <w:rPr>
          <w:rStyle w:val="normaltextrun"/>
          <w:rFonts w:ascii="Calibri" w:hAnsi="Calibri" w:cs="Calibri"/>
          <w:color w:val="000000"/>
          <w:shd w:val="clear" w:color="auto" w:fill="FFFFFF"/>
          <w:lang w:val="en-GB"/>
        </w:rPr>
        <w:t>This visualisation shows a scatterplot of average Acoustic vs average Speech for each genre of music per year, each scatterplot point was a square whose size represented the popularity of the acoustic/speech combination. Each scatterplot square is colour coded to represent the genre of music that it is calculated for. A column along the right-hand side of the screen can be clicked to filter for each year and the colour coded column can filter for reach genre.</w:t>
      </w:r>
      <w:r>
        <w:rPr>
          <w:rStyle w:val="eop"/>
          <w:rFonts w:ascii="Calibri" w:hAnsi="Calibri" w:cs="Calibri"/>
          <w:color w:val="000000"/>
          <w:shd w:val="clear" w:color="auto" w:fill="FFFFFF"/>
        </w:rPr>
        <w:t> </w:t>
      </w:r>
    </w:p>
    <w:p w14:paraId="75D1B121" w14:textId="73A74211" w:rsidR="00EF0318" w:rsidRDefault="00EF0318" w:rsidP="00D357A1">
      <w:pPr>
        <w:jc w:val="both"/>
        <w:rPr>
          <w:rStyle w:val="eop"/>
          <w:rFonts w:ascii="Calibri" w:hAnsi="Calibri" w:cs="Calibri"/>
          <w:color w:val="000000"/>
          <w:shd w:val="clear" w:color="auto" w:fill="FFFFFF"/>
        </w:rPr>
      </w:pPr>
    </w:p>
    <w:p w14:paraId="08E5C143" w14:textId="77777777" w:rsidR="00FD3A53" w:rsidRPr="006367C2" w:rsidRDefault="00FD3A53" w:rsidP="003F4F09">
      <w:pPr>
        <w:pStyle w:val="Default"/>
        <w:jc w:val="both"/>
        <w:rPr>
          <w:i/>
          <w:iCs/>
          <w:color w:val="0070C0"/>
          <w:sz w:val="23"/>
          <w:szCs w:val="23"/>
          <w:lang w:val="en-GB"/>
        </w:rPr>
      </w:pPr>
    </w:p>
    <w:p w14:paraId="729E7A89" w14:textId="0415B968" w:rsidR="00D357A1" w:rsidRDefault="00D357A1" w:rsidP="003F4F09">
      <w:pPr>
        <w:pStyle w:val="Default"/>
        <w:jc w:val="both"/>
        <w:rPr>
          <w:i/>
          <w:iCs/>
          <w:color w:val="0070C0"/>
          <w:sz w:val="23"/>
          <w:szCs w:val="23"/>
          <w:lang w:val="en-GB"/>
        </w:rPr>
      </w:pPr>
      <w:r w:rsidRPr="006367C2">
        <w:rPr>
          <w:i/>
          <w:iCs/>
          <w:color w:val="0070C0"/>
          <w:sz w:val="23"/>
          <w:szCs w:val="23"/>
          <w:lang w:val="en-GB"/>
        </w:rPr>
        <w:lastRenderedPageBreak/>
        <w:t>Figure 7. Scatterplot of average Acoustic vs average Speech for each genre of music per year</w:t>
      </w:r>
      <w:r w:rsidR="003F4F09" w:rsidRPr="006367C2">
        <w:rPr>
          <w:i/>
          <w:iCs/>
          <w:color w:val="0070C0"/>
          <w:sz w:val="23"/>
          <w:szCs w:val="23"/>
          <w:lang w:val="en-GB"/>
        </w:rPr>
        <w:t>.</w:t>
      </w:r>
    </w:p>
    <w:p w14:paraId="50767A49" w14:textId="77777777" w:rsidR="003830BA" w:rsidRPr="006367C2" w:rsidRDefault="003830BA" w:rsidP="003F4F09">
      <w:pPr>
        <w:pStyle w:val="Default"/>
        <w:jc w:val="both"/>
        <w:rPr>
          <w:i/>
          <w:iCs/>
          <w:color w:val="0070C0"/>
          <w:sz w:val="23"/>
          <w:szCs w:val="23"/>
          <w:lang w:val="en-GB"/>
        </w:rPr>
      </w:pPr>
    </w:p>
    <w:p w14:paraId="05742E6C" w14:textId="466861CA" w:rsidR="00A76D72" w:rsidRDefault="0046622E" w:rsidP="00EF0318">
      <w:pPr>
        <w:jc w:val="center"/>
        <w:rPr>
          <w:lang w:val="en-GB"/>
        </w:rPr>
      </w:pPr>
      <w:r>
        <w:rPr>
          <w:noProof/>
          <w:lang w:val="en-GB"/>
        </w:rPr>
        <w:drawing>
          <wp:inline distT="0" distB="0" distL="0" distR="0" wp14:anchorId="2300525A" wp14:editId="741A2670">
            <wp:extent cx="5137150" cy="2994475"/>
            <wp:effectExtent l="0" t="0" r="635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G_SpeechAcousticPopScatt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62535" cy="3009272"/>
                    </a:xfrm>
                    <a:prstGeom prst="rect">
                      <a:avLst/>
                    </a:prstGeom>
                  </pic:spPr>
                </pic:pic>
              </a:graphicData>
            </a:graphic>
          </wp:inline>
        </w:drawing>
      </w:r>
    </w:p>
    <w:p w14:paraId="5EA61D03" w14:textId="777DB342" w:rsidR="008953ED" w:rsidRDefault="008953ED" w:rsidP="006D7846">
      <w:pPr>
        <w:jc w:val="both"/>
        <w:rPr>
          <w:lang w:val="en-GB"/>
        </w:rPr>
      </w:pPr>
    </w:p>
    <w:p w14:paraId="2C52F598" w14:textId="05A4A38F" w:rsidR="00FD3A53" w:rsidRDefault="00FD3A53" w:rsidP="006D7846">
      <w:pPr>
        <w:jc w:val="both"/>
        <w:rPr>
          <w:lang w:val="en-GB"/>
        </w:rPr>
      </w:pPr>
    </w:p>
    <w:p w14:paraId="1823688A" w14:textId="1AF83B06" w:rsidR="00FD3A53" w:rsidRDefault="00FD3A53" w:rsidP="006D7846">
      <w:pPr>
        <w:jc w:val="both"/>
        <w:rPr>
          <w:lang w:val="en-GB"/>
        </w:rPr>
      </w:pPr>
    </w:p>
    <w:p w14:paraId="3FFD0ECD" w14:textId="55CB5782" w:rsidR="00FD3A53" w:rsidRDefault="00FD3A53" w:rsidP="006D7846">
      <w:pPr>
        <w:jc w:val="both"/>
        <w:rPr>
          <w:lang w:val="en-GB"/>
        </w:rPr>
      </w:pPr>
    </w:p>
    <w:p w14:paraId="74E8F442" w14:textId="7D017F06" w:rsidR="00FD3A53" w:rsidRDefault="00FD3A53" w:rsidP="006D7846">
      <w:pPr>
        <w:jc w:val="both"/>
        <w:rPr>
          <w:lang w:val="en-GB"/>
        </w:rPr>
      </w:pPr>
    </w:p>
    <w:p w14:paraId="3D731406" w14:textId="7F21E132" w:rsidR="00FD3A53" w:rsidRDefault="00FD3A53" w:rsidP="006D7846">
      <w:pPr>
        <w:jc w:val="both"/>
        <w:rPr>
          <w:lang w:val="en-GB"/>
        </w:rPr>
      </w:pPr>
    </w:p>
    <w:p w14:paraId="51C9434F" w14:textId="47D673D2" w:rsidR="00FD3A53" w:rsidRDefault="00FD3A53" w:rsidP="006D7846">
      <w:pPr>
        <w:jc w:val="both"/>
        <w:rPr>
          <w:lang w:val="en-GB"/>
        </w:rPr>
      </w:pPr>
    </w:p>
    <w:p w14:paraId="092615C3" w14:textId="7556681E" w:rsidR="00FD3A53" w:rsidRDefault="00FD3A53" w:rsidP="006D7846">
      <w:pPr>
        <w:jc w:val="both"/>
        <w:rPr>
          <w:lang w:val="en-GB"/>
        </w:rPr>
      </w:pPr>
    </w:p>
    <w:p w14:paraId="0EE53E0A" w14:textId="601CDA5A" w:rsidR="00FD3A53" w:rsidRDefault="00FD3A53" w:rsidP="006D7846">
      <w:pPr>
        <w:jc w:val="both"/>
        <w:rPr>
          <w:lang w:val="en-GB"/>
        </w:rPr>
      </w:pPr>
    </w:p>
    <w:p w14:paraId="4DF1A5AE" w14:textId="0670CD28" w:rsidR="00FD3A53" w:rsidRDefault="00FD3A53" w:rsidP="006D7846">
      <w:pPr>
        <w:jc w:val="both"/>
        <w:rPr>
          <w:lang w:val="en-GB"/>
        </w:rPr>
      </w:pPr>
    </w:p>
    <w:p w14:paraId="307B2829" w14:textId="0F80BB03" w:rsidR="00FD3A53" w:rsidRDefault="00FD3A53" w:rsidP="006D7846">
      <w:pPr>
        <w:jc w:val="both"/>
        <w:rPr>
          <w:lang w:val="en-GB"/>
        </w:rPr>
      </w:pPr>
    </w:p>
    <w:p w14:paraId="5893212E" w14:textId="0B9D7EDD" w:rsidR="00FD3A53" w:rsidRDefault="00FD3A53" w:rsidP="006D7846">
      <w:pPr>
        <w:jc w:val="both"/>
        <w:rPr>
          <w:lang w:val="en-GB"/>
        </w:rPr>
      </w:pPr>
    </w:p>
    <w:p w14:paraId="3418A746" w14:textId="75A66461" w:rsidR="00FD3A53" w:rsidRDefault="00FD3A53" w:rsidP="006D7846">
      <w:pPr>
        <w:jc w:val="both"/>
        <w:rPr>
          <w:lang w:val="en-GB"/>
        </w:rPr>
      </w:pPr>
    </w:p>
    <w:p w14:paraId="0B65CF48" w14:textId="61837444" w:rsidR="00FD3A53" w:rsidRDefault="00FD3A53" w:rsidP="006D7846">
      <w:pPr>
        <w:jc w:val="both"/>
        <w:rPr>
          <w:lang w:val="en-GB"/>
        </w:rPr>
      </w:pPr>
    </w:p>
    <w:p w14:paraId="0B102EB2" w14:textId="19045CB9" w:rsidR="00FD3A53" w:rsidRDefault="00FD3A53" w:rsidP="006D7846">
      <w:pPr>
        <w:jc w:val="both"/>
        <w:rPr>
          <w:lang w:val="en-GB"/>
        </w:rPr>
      </w:pPr>
    </w:p>
    <w:p w14:paraId="5765E9EA" w14:textId="77777777" w:rsidR="0046622E" w:rsidRDefault="0046622E" w:rsidP="006D7846">
      <w:pPr>
        <w:jc w:val="both"/>
        <w:rPr>
          <w:lang w:val="en-GB"/>
        </w:rPr>
      </w:pPr>
    </w:p>
    <w:p w14:paraId="73D82175" w14:textId="799DC6D8" w:rsidR="00434CF5" w:rsidRPr="00434CF5" w:rsidRDefault="00434CF5" w:rsidP="00B26F8F">
      <w:pPr>
        <w:pStyle w:val="Heading2"/>
        <w:numPr>
          <w:ilvl w:val="0"/>
          <w:numId w:val="16"/>
        </w:numPr>
        <w:rPr>
          <w:lang w:val="en-GB"/>
        </w:rPr>
      </w:pPr>
      <w:bookmarkStart w:id="13" w:name="_Toc48299425"/>
      <w:r w:rsidRPr="032084F4">
        <w:rPr>
          <w:lang w:val="en-GB"/>
        </w:rPr>
        <w:lastRenderedPageBreak/>
        <w:t>Danceability &amp; Popularity</w:t>
      </w:r>
      <w:bookmarkEnd w:id="13"/>
    </w:p>
    <w:p w14:paraId="15745DC8" w14:textId="2D159C17" w:rsidR="79C38C5E" w:rsidRDefault="79C38C5E" w:rsidP="79C38C5E">
      <w:pPr>
        <w:rPr>
          <w:lang w:val="en-GB"/>
        </w:rPr>
      </w:pPr>
    </w:p>
    <w:p w14:paraId="5AB55BE8" w14:textId="7AC669E9" w:rsidR="4B7C1A72" w:rsidRDefault="3722C1D0" w:rsidP="00067FBC">
      <w:pPr>
        <w:ind w:firstLine="360"/>
        <w:jc w:val="both"/>
        <w:rPr>
          <w:lang w:val="en-GB"/>
        </w:rPr>
      </w:pPr>
      <w:r w:rsidRPr="2A8D6DB3">
        <w:rPr>
          <w:lang w:val="en-GB"/>
        </w:rPr>
        <w:t xml:space="preserve">Civilizations from different areas in the world have </w:t>
      </w:r>
      <w:r w:rsidR="62CDC3AF" w:rsidRPr="2A8D6DB3">
        <w:rPr>
          <w:lang w:val="en-GB"/>
        </w:rPr>
        <w:t xml:space="preserve">very different </w:t>
      </w:r>
      <w:r w:rsidR="30E214F8" w:rsidRPr="2A8D6DB3">
        <w:rPr>
          <w:lang w:val="en-GB"/>
        </w:rPr>
        <w:t>habits</w:t>
      </w:r>
      <w:r w:rsidR="62CDC3AF" w:rsidRPr="2A8D6DB3">
        <w:rPr>
          <w:lang w:val="en-GB"/>
        </w:rPr>
        <w:t xml:space="preserve"> but a constant is that at social gatherings everyone </w:t>
      </w:r>
      <w:r w:rsidR="362C9C48" w:rsidRPr="2A8D6DB3">
        <w:rPr>
          <w:lang w:val="en-GB"/>
        </w:rPr>
        <w:t>has their</w:t>
      </w:r>
      <w:r w:rsidR="190DDC0F" w:rsidRPr="2A8D6DB3">
        <w:rPr>
          <w:lang w:val="en-GB"/>
        </w:rPr>
        <w:t xml:space="preserve"> </w:t>
      </w:r>
      <w:r w:rsidR="3896C2C3" w:rsidRPr="2A8D6DB3">
        <w:rPr>
          <w:lang w:val="en-GB"/>
        </w:rPr>
        <w:t xml:space="preserve">own </w:t>
      </w:r>
      <w:r w:rsidR="190DDC0F" w:rsidRPr="2A8D6DB3">
        <w:rPr>
          <w:lang w:val="en-GB"/>
        </w:rPr>
        <w:t>traditional</w:t>
      </w:r>
      <w:r w:rsidR="362C9C48" w:rsidRPr="2A8D6DB3">
        <w:rPr>
          <w:lang w:val="en-GB"/>
        </w:rPr>
        <w:t xml:space="preserve"> dances.</w:t>
      </w:r>
      <w:r w:rsidR="48322965" w:rsidRPr="2A8D6DB3">
        <w:rPr>
          <w:lang w:val="en-GB"/>
        </w:rPr>
        <w:t xml:space="preserve"> For this reason</w:t>
      </w:r>
      <w:r w:rsidR="362C9C48" w:rsidRPr="2A8D6DB3">
        <w:rPr>
          <w:lang w:val="en-GB"/>
        </w:rPr>
        <w:t>, it has been decided to</w:t>
      </w:r>
      <w:r w:rsidR="38F1AD47" w:rsidRPr="2A8D6DB3">
        <w:rPr>
          <w:lang w:val="en-GB"/>
        </w:rPr>
        <w:t xml:space="preserve"> investigate whether a </w:t>
      </w:r>
      <w:r w:rsidR="09EB38FF" w:rsidRPr="2A8D6DB3">
        <w:rPr>
          <w:lang w:val="en-GB"/>
        </w:rPr>
        <w:t>song</w:t>
      </w:r>
      <w:r w:rsidR="38F1AD47" w:rsidRPr="2A8D6DB3">
        <w:rPr>
          <w:lang w:val="en-GB"/>
        </w:rPr>
        <w:t xml:space="preserve"> that stimulates individuals to </w:t>
      </w:r>
      <w:r w:rsidR="06C654B4" w:rsidRPr="2A8D6DB3">
        <w:rPr>
          <w:lang w:val="en-GB"/>
        </w:rPr>
        <w:t xml:space="preserve">come together, </w:t>
      </w:r>
      <w:r w:rsidR="3408AE0B" w:rsidRPr="2A8D6DB3">
        <w:rPr>
          <w:lang w:val="en-GB"/>
        </w:rPr>
        <w:t xml:space="preserve">move and </w:t>
      </w:r>
      <w:r w:rsidR="1D3939BC" w:rsidRPr="2A8D6DB3">
        <w:rPr>
          <w:lang w:val="en-GB"/>
        </w:rPr>
        <w:t>follow the rhythm</w:t>
      </w:r>
      <w:r w:rsidR="4DABC628" w:rsidRPr="2A8D6DB3">
        <w:rPr>
          <w:lang w:val="en-GB"/>
        </w:rPr>
        <w:t xml:space="preserve"> can positively influence the popularity of that track.</w:t>
      </w:r>
      <w:r w:rsidR="5D58A83F" w:rsidRPr="2A8D6DB3">
        <w:rPr>
          <w:lang w:val="en-GB"/>
        </w:rPr>
        <w:t xml:space="preserve"> </w:t>
      </w:r>
    </w:p>
    <w:p w14:paraId="084760FF" w14:textId="08198428" w:rsidR="4B7C1A72" w:rsidRDefault="1F9A6A69" w:rsidP="00067FBC">
      <w:pPr>
        <w:ind w:firstLine="360"/>
        <w:jc w:val="both"/>
        <w:rPr>
          <w:lang w:val="en-GB"/>
        </w:rPr>
      </w:pPr>
      <w:r w:rsidRPr="032084F4">
        <w:rPr>
          <w:lang w:val="en-GB"/>
        </w:rPr>
        <w:t>To attempt the above, genres of the songs in the Spotify dataset have been grouped and the average popular</w:t>
      </w:r>
      <w:r w:rsidR="301EFB80" w:rsidRPr="032084F4">
        <w:rPr>
          <w:lang w:val="en-GB"/>
        </w:rPr>
        <w:t>ity calculated utilizing</w:t>
      </w:r>
      <w:r w:rsidR="76136C73" w:rsidRPr="032084F4">
        <w:rPr>
          <w:lang w:val="en-GB"/>
        </w:rPr>
        <w:t xml:space="preserve"> the functionalities of</w:t>
      </w:r>
      <w:r w:rsidR="301EFB80" w:rsidRPr="032084F4">
        <w:rPr>
          <w:lang w:val="en-GB"/>
        </w:rPr>
        <w:t xml:space="preserve"> Tab</w:t>
      </w:r>
      <w:r w:rsidR="1D19DCF3" w:rsidRPr="032084F4">
        <w:rPr>
          <w:lang w:val="en-GB"/>
        </w:rPr>
        <w:t xml:space="preserve">leau. </w:t>
      </w:r>
      <w:r w:rsidR="2C43FB23" w:rsidRPr="032084F4">
        <w:rPr>
          <w:lang w:val="en-GB"/>
        </w:rPr>
        <w:t xml:space="preserve">The resulting top 5 </w:t>
      </w:r>
      <w:r w:rsidR="1CCF8618" w:rsidRPr="032084F4">
        <w:rPr>
          <w:lang w:val="en-GB"/>
        </w:rPr>
        <w:t xml:space="preserve">genres, </w:t>
      </w:r>
      <w:r w:rsidR="6CC9D987" w:rsidRPr="032084F4">
        <w:rPr>
          <w:lang w:val="en-GB"/>
        </w:rPr>
        <w:t>that have all an average popularity of above 80</w:t>
      </w:r>
      <w:r w:rsidR="663E3D29" w:rsidRPr="032084F4">
        <w:rPr>
          <w:lang w:val="en-GB"/>
        </w:rPr>
        <w:t>,</w:t>
      </w:r>
      <w:r w:rsidR="6CC9D987" w:rsidRPr="032084F4">
        <w:rPr>
          <w:lang w:val="en-GB"/>
        </w:rPr>
        <w:t xml:space="preserve"> are</w:t>
      </w:r>
      <w:r w:rsidR="2C43FB23" w:rsidRPr="032084F4">
        <w:rPr>
          <w:lang w:val="en-GB"/>
        </w:rPr>
        <w:t xml:space="preserve"> displayed below.</w:t>
      </w:r>
    </w:p>
    <w:p w14:paraId="5C24A0D4" w14:textId="1D0FC4EA" w:rsidR="00434CF5" w:rsidRDefault="00434CF5" w:rsidP="2A8D6DB3">
      <w:pPr>
        <w:jc w:val="both"/>
      </w:pPr>
    </w:p>
    <w:p w14:paraId="3C26318E" w14:textId="61ED755C" w:rsidR="00434CF5" w:rsidRPr="006367C2" w:rsidRDefault="606CD636" w:rsidP="003F4F09">
      <w:pPr>
        <w:pStyle w:val="Default"/>
        <w:jc w:val="both"/>
        <w:rPr>
          <w:i/>
          <w:color w:val="0070C0"/>
          <w:sz w:val="23"/>
          <w:szCs w:val="23"/>
          <w:lang w:val="en-GB"/>
        </w:rPr>
      </w:pPr>
      <w:r w:rsidRPr="006367C2">
        <w:rPr>
          <w:i/>
          <w:color w:val="0070C0"/>
          <w:sz w:val="23"/>
          <w:szCs w:val="23"/>
          <w:lang w:val="en-GB"/>
        </w:rPr>
        <w:t xml:space="preserve">Figure </w:t>
      </w:r>
      <w:r w:rsidR="008953ED" w:rsidRPr="006367C2">
        <w:rPr>
          <w:i/>
          <w:iCs/>
          <w:color w:val="0070C0"/>
          <w:sz w:val="23"/>
          <w:szCs w:val="23"/>
          <w:lang w:val="en-GB"/>
        </w:rPr>
        <w:t>8.</w:t>
      </w:r>
      <w:r w:rsidRPr="006367C2">
        <w:rPr>
          <w:i/>
          <w:color w:val="0070C0"/>
          <w:sz w:val="23"/>
          <w:szCs w:val="23"/>
          <w:lang w:val="en-GB"/>
        </w:rPr>
        <w:t xml:space="preserve"> Top 5 most popular genres measured using variable popularity</w:t>
      </w:r>
      <w:r w:rsidR="008953ED" w:rsidRPr="006367C2">
        <w:rPr>
          <w:i/>
          <w:iCs/>
          <w:color w:val="0070C0"/>
          <w:sz w:val="23"/>
          <w:szCs w:val="23"/>
          <w:lang w:val="en-GB"/>
        </w:rPr>
        <w:t>.</w:t>
      </w:r>
    </w:p>
    <w:p w14:paraId="7BAC83DF" w14:textId="2FDC35A8" w:rsidR="00434CF5" w:rsidRDefault="42C9BED6" w:rsidP="032084F4">
      <w:pPr>
        <w:jc w:val="center"/>
      </w:pPr>
      <w:r>
        <w:rPr>
          <w:noProof/>
        </w:rPr>
        <w:drawing>
          <wp:inline distT="0" distB="0" distL="0" distR="0" wp14:anchorId="43FF2359" wp14:editId="0BDE8DAA">
            <wp:extent cx="4572000" cy="2876550"/>
            <wp:effectExtent l="0" t="0" r="0" b="0"/>
            <wp:docPr id="756548087" name="Picture 95473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730317"/>
                    <pic:cNvPicPr/>
                  </pic:nvPicPr>
                  <pic:blipFill>
                    <a:blip r:embed="rId17">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14:paraId="32738E36" w14:textId="4740EA69" w:rsidR="2A8D6DB3" w:rsidRDefault="2A8D6DB3" w:rsidP="2A8D6DB3"/>
    <w:p w14:paraId="13E97149" w14:textId="65BB361D" w:rsidR="1388F462" w:rsidRDefault="0BB5280F" w:rsidP="00067FBC">
      <w:pPr>
        <w:ind w:firstLine="720"/>
      </w:pPr>
      <w:r>
        <w:t xml:space="preserve">The top 5 most popular genres have </w:t>
      </w:r>
      <w:r w:rsidR="2326056A">
        <w:t xml:space="preserve">been </w:t>
      </w:r>
      <w:r>
        <w:t xml:space="preserve">subsequently grouped together. All the other genres </w:t>
      </w:r>
      <w:r w:rsidR="2DFF3B3E">
        <w:t xml:space="preserve">have instead been assigned to another group. The danceability measure has been introduced and the average for </w:t>
      </w:r>
      <w:r w:rsidR="7AF46036">
        <w:t>it</w:t>
      </w:r>
      <w:r w:rsidR="2DFF3B3E">
        <w:t xml:space="preserve"> has been calculated</w:t>
      </w:r>
      <w:r w:rsidR="2732058B">
        <w:t xml:space="preserve"> across the two congregations</w:t>
      </w:r>
      <w:r w:rsidR="56CF5E23">
        <w:t xml:space="preserve">.  </w:t>
      </w:r>
      <w:r w:rsidR="3BFBB8B6">
        <w:t>Popular genres</w:t>
      </w:r>
      <w:r w:rsidR="05F65D5D">
        <w:t xml:space="preserve"> average</w:t>
      </w:r>
      <w:r w:rsidR="42D6AAAD">
        <w:t xml:space="preserve"> slightly hig</w:t>
      </w:r>
      <w:r w:rsidR="750C06D6">
        <w:t>h</w:t>
      </w:r>
      <w:r w:rsidR="42D6AAAD">
        <w:t xml:space="preserve">er in </w:t>
      </w:r>
      <w:r w:rsidR="4DC17035">
        <w:t>danceability,</w:t>
      </w:r>
      <w:r w:rsidR="42D6AAAD">
        <w:t xml:space="preserve"> but </w:t>
      </w:r>
      <w:r w:rsidR="300E1B8F">
        <w:t>th</w:t>
      </w:r>
      <w:r w:rsidR="235A3807">
        <w:t>e</w:t>
      </w:r>
      <w:r w:rsidR="300E1B8F">
        <w:t xml:space="preserve"> overall difference i</w:t>
      </w:r>
      <w:r w:rsidR="1B28847D">
        <w:t>s small</w:t>
      </w:r>
      <w:r w:rsidR="300E1B8F">
        <w:t xml:space="preserve">, which leads to assume that the popularity of a song is not strongly influenced by whether individuals can </w:t>
      </w:r>
      <w:r w:rsidR="0FE986BD">
        <w:t xml:space="preserve">actively </w:t>
      </w:r>
      <w:r w:rsidR="6B5FCD08">
        <w:t>move at</w:t>
      </w:r>
      <w:r w:rsidR="300E1B8F">
        <w:t xml:space="preserve"> its rhythm.</w:t>
      </w:r>
    </w:p>
    <w:p w14:paraId="123F9FA4" w14:textId="7F25CAFE" w:rsidR="2A8D6DB3" w:rsidRDefault="2A8D6DB3" w:rsidP="2A8D6DB3"/>
    <w:p w14:paraId="67E97672" w14:textId="56E215E5" w:rsidR="008953ED" w:rsidRDefault="008953ED" w:rsidP="2A8D6DB3"/>
    <w:p w14:paraId="3A6EC716" w14:textId="46D8691D" w:rsidR="008953ED" w:rsidRDefault="008953ED" w:rsidP="2A8D6DB3"/>
    <w:p w14:paraId="77455A5E" w14:textId="3AA8CA60" w:rsidR="008953ED" w:rsidRDefault="008953ED" w:rsidP="2A8D6DB3"/>
    <w:p w14:paraId="78689306" w14:textId="77777777" w:rsidR="008953ED" w:rsidRDefault="008953ED" w:rsidP="2A8D6DB3"/>
    <w:p w14:paraId="78E50DBE" w14:textId="6C3E2280" w:rsidR="0BB5280F" w:rsidRDefault="429EF3A7" w:rsidP="003F4F09">
      <w:pPr>
        <w:pStyle w:val="Default"/>
        <w:jc w:val="both"/>
        <w:rPr>
          <w:i/>
          <w:iCs/>
          <w:color w:val="0070C0"/>
          <w:sz w:val="23"/>
          <w:szCs w:val="23"/>
          <w:lang w:val="en-GB"/>
        </w:rPr>
      </w:pPr>
      <w:r w:rsidRPr="006367C2">
        <w:rPr>
          <w:i/>
          <w:color w:val="0070C0"/>
          <w:sz w:val="23"/>
          <w:szCs w:val="23"/>
          <w:lang w:val="en-GB"/>
        </w:rPr>
        <w:lastRenderedPageBreak/>
        <w:t xml:space="preserve">Figure </w:t>
      </w:r>
      <w:r w:rsidR="008953ED" w:rsidRPr="006367C2">
        <w:rPr>
          <w:i/>
          <w:iCs/>
          <w:color w:val="0070C0"/>
          <w:sz w:val="23"/>
          <w:szCs w:val="23"/>
          <w:lang w:val="en-GB"/>
        </w:rPr>
        <w:t>9.</w:t>
      </w:r>
      <w:r w:rsidRPr="006367C2">
        <w:rPr>
          <w:i/>
          <w:color w:val="0070C0"/>
          <w:sz w:val="23"/>
          <w:szCs w:val="23"/>
          <w:lang w:val="en-GB"/>
        </w:rPr>
        <w:t xml:space="preserve"> Average danceability of top 5 most popular genres vs non top 5 most popular genres</w:t>
      </w:r>
      <w:r w:rsidR="008953ED" w:rsidRPr="006367C2">
        <w:rPr>
          <w:i/>
          <w:iCs/>
          <w:color w:val="0070C0"/>
          <w:sz w:val="23"/>
          <w:szCs w:val="23"/>
          <w:lang w:val="en-GB"/>
        </w:rPr>
        <w:t>.</w:t>
      </w:r>
    </w:p>
    <w:p w14:paraId="26BE7C7E" w14:textId="77777777" w:rsidR="003830BA" w:rsidRPr="006367C2" w:rsidRDefault="003830BA" w:rsidP="003F4F09">
      <w:pPr>
        <w:pStyle w:val="Default"/>
        <w:jc w:val="both"/>
        <w:rPr>
          <w:i/>
          <w:color w:val="0070C0"/>
          <w:sz w:val="23"/>
          <w:szCs w:val="23"/>
          <w:lang w:val="en-GB"/>
        </w:rPr>
      </w:pPr>
    </w:p>
    <w:p w14:paraId="0E632B9F" w14:textId="0A30DCDE" w:rsidR="0BB5280F" w:rsidRDefault="09AE4378" w:rsidP="032084F4">
      <w:pPr>
        <w:jc w:val="center"/>
      </w:pPr>
      <w:r>
        <w:rPr>
          <w:noProof/>
        </w:rPr>
        <w:drawing>
          <wp:inline distT="0" distB="0" distL="0" distR="0" wp14:anchorId="629E432B" wp14:editId="4C53F1B3">
            <wp:extent cx="4572000" cy="2867025"/>
            <wp:effectExtent l="0" t="0" r="0" b="0"/>
            <wp:docPr id="1864715631" name="Picture 170871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8714382"/>
                    <pic:cNvPicPr/>
                  </pic:nvPicPr>
                  <pic:blipFill>
                    <a:blip r:embed="rId18">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14:paraId="2CA942DE" w14:textId="16846D3E" w:rsidR="7DF6C296" w:rsidRDefault="7DF6C296" w:rsidP="7DF6C296">
      <w:pPr>
        <w:jc w:val="center"/>
      </w:pPr>
    </w:p>
    <w:p w14:paraId="0A4B9D46" w14:textId="701C2BE3" w:rsidR="7DF6C296" w:rsidRDefault="640B460B" w:rsidP="00067FBC">
      <w:pPr>
        <w:ind w:firstLine="720"/>
        <w:jc w:val="both"/>
      </w:pPr>
      <w:r>
        <w:t xml:space="preserve">Further, a regression model has been conceived </w:t>
      </w:r>
      <w:r w:rsidR="2B723306">
        <w:t>selecting as</w:t>
      </w:r>
      <w:r>
        <w:t xml:space="preserve"> independent variable popularity, and as </w:t>
      </w:r>
      <w:r w:rsidR="7779573E">
        <w:t>dependent</w:t>
      </w:r>
      <w:r>
        <w:t xml:space="preserve"> variable </w:t>
      </w:r>
      <w:r w:rsidR="31EEA2F5">
        <w:t xml:space="preserve">danceability. </w:t>
      </w:r>
      <w:r w:rsidR="61FE5029">
        <w:t xml:space="preserve">Five outliers with value 0 in either popularity or danceability were filtered out. </w:t>
      </w:r>
    </w:p>
    <w:p w14:paraId="03CC9476" w14:textId="77777777" w:rsidR="00040C85" w:rsidRDefault="00040C85" w:rsidP="00067FBC">
      <w:pPr>
        <w:ind w:firstLine="720"/>
        <w:jc w:val="both"/>
      </w:pPr>
    </w:p>
    <w:p w14:paraId="0A37648E" w14:textId="74BAA824" w:rsidR="7DF6C296" w:rsidRDefault="688A01CC" w:rsidP="003F4F09">
      <w:pPr>
        <w:pStyle w:val="Default"/>
        <w:jc w:val="both"/>
        <w:rPr>
          <w:i/>
          <w:iCs/>
          <w:color w:val="0070C0"/>
          <w:sz w:val="23"/>
          <w:szCs w:val="23"/>
          <w:lang w:val="en-GB"/>
        </w:rPr>
      </w:pPr>
      <w:r w:rsidRPr="006367C2">
        <w:rPr>
          <w:i/>
          <w:color w:val="0070C0"/>
          <w:sz w:val="23"/>
          <w:szCs w:val="23"/>
          <w:lang w:val="en-GB"/>
        </w:rPr>
        <w:t xml:space="preserve">Figure </w:t>
      </w:r>
      <w:r w:rsidR="008953ED" w:rsidRPr="006367C2">
        <w:rPr>
          <w:i/>
          <w:iCs/>
          <w:color w:val="0070C0"/>
          <w:sz w:val="23"/>
          <w:szCs w:val="23"/>
          <w:lang w:val="en-GB"/>
        </w:rPr>
        <w:t>10.</w:t>
      </w:r>
      <w:r w:rsidRPr="006367C2">
        <w:rPr>
          <w:i/>
          <w:color w:val="0070C0"/>
          <w:sz w:val="23"/>
          <w:szCs w:val="23"/>
          <w:lang w:val="en-GB"/>
        </w:rPr>
        <w:t xml:space="preserve"> Regression model with danceability as independent variable and popularity as dependent variable</w:t>
      </w:r>
      <w:r w:rsidR="008953ED" w:rsidRPr="006367C2">
        <w:rPr>
          <w:i/>
          <w:iCs/>
          <w:color w:val="0070C0"/>
          <w:sz w:val="23"/>
          <w:szCs w:val="23"/>
          <w:lang w:val="en-GB"/>
        </w:rPr>
        <w:t>.</w:t>
      </w:r>
    </w:p>
    <w:p w14:paraId="37D15A06" w14:textId="77777777" w:rsidR="003830BA" w:rsidRPr="006367C2" w:rsidRDefault="003830BA" w:rsidP="003F4F09">
      <w:pPr>
        <w:pStyle w:val="Default"/>
        <w:jc w:val="both"/>
        <w:rPr>
          <w:i/>
          <w:color w:val="0070C0"/>
          <w:sz w:val="23"/>
          <w:szCs w:val="23"/>
          <w:lang w:val="en-GB"/>
        </w:rPr>
      </w:pPr>
    </w:p>
    <w:p w14:paraId="4AA9703F" w14:textId="4710EDC1" w:rsidR="7DF6C296" w:rsidRDefault="789EB23A" w:rsidP="032084F4">
      <w:pPr>
        <w:jc w:val="center"/>
      </w:pPr>
      <w:r>
        <w:rPr>
          <w:noProof/>
        </w:rPr>
        <w:drawing>
          <wp:inline distT="0" distB="0" distL="0" distR="0" wp14:anchorId="5C191142" wp14:editId="16043A85">
            <wp:extent cx="5410198" cy="3065780"/>
            <wp:effectExtent l="0" t="0" r="0" b="0"/>
            <wp:docPr id="336642317" name="Picture 194428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28026"/>
                    <pic:cNvPicPr/>
                  </pic:nvPicPr>
                  <pic:blipFill>
                    <a:blip r:embed="rId19">
                      <a:extLst>
                        <a:ext uri="{28A0092B-C50C-407E-A947-70E740481C1C}">
                          <a14:useLocalDpi xmlns:a14="http://schemas.microsoft.com/office/drawing/2010/main" val="0"/>
                        </a:ext>
                      </a:extLst>
                    </a:blip>
                    <a:stretch>
                      <a:fillRect/>
                    </a:stretch>
                  </pic:blipFill>
                  <pic:spPr>
                    <a:xfrm>
                      <a:off x="0" y="0"/>
                      <a:ext cx="5410198" cy="3065780"/>
                    </a:xfrm>
                    <a:prstGeom prst="rect">
                      <a:avLst/>
                    </a:prstGeom>
                  </pic:spPr>
                </pic:pic>
              </a:graphicData>
            </a:graphic>
          </wp:inline>
        </w:drawing>
      </w:r>
    </w:p>
    <w:p w14:paraId="32BBEC08" w14:textId="77777777" w:rsidR="000F736B" w:rsidRDefault="000F736B" w:rsidP="00067FBC">
      <w:pPr>
        <w:ind w:firstLine="720"/>
        <w:jc w:val="both"/>
      </w:pPr>
    </w:p>
    <w:p w14:paraId="253566F3" w14:textId="1DC53CD8" w:rsidR="7DF6C296" w:rsidRDefault="7029A95E" w:rsidP="00067FBC">
      <w:pPr>
        <w:ind w:firstLine="720"/>
        <w:jc w:val="both"/>
      </w:pPr>
      <w:r>
        <w:t>The model reveals a p-value superior to α=0.05</w:t>
      </w:r>
      <w:r w:rsidR="7BBE2EDE">
        <w:t>,</w:t>
      </w:r>
      <w:r w:rsidR="2949FAAE">
        <w:t xml:space="preserve"> which </w:t>
      </w:r>
      <w:r w:rsidR="5EAA346A">
        <w:t xml:space="preserve">does not allow for rejection of the </w:t>
      </w:r>
      <w:r w:rsidR="5DD01ACC">
        <w:t xml:space="preserve">Null </w:t>
      </w:r>
      <w:r w:rsidR="20A0350B">
        <w:t>hypothesis that</w:t>
      </w:r>
      <w:r w:rsidR="2949FAAE">
        <w:t xml:space="preserve"> there is not statistically significant relationship between the two variables selected. </w:t>
      </w:r>
      <w:r w:rsidR="6E69AFFD">
        <w:t>Indeed, this conclusion is supported by the small R-Squared value that suggest that danceability only explains 0.46% of t</w:t>
      </w:r>
      <w:r w:rsidR="15FCB8CA">
        <w:t>he variability in level</w:t>
      </w:r>
      <w:r w:rsidR="32CAF667">
        <w:t>s</w:t>
      </w:r>
      <w:r w:rsidR="15FCB8CA">
        <w:t xml:space="preserve"> of popularity</w:t>
      </w:r>
      <w:r w:rsidR="3E1E5EB3">
        <w:t xml:space="preserve"> (</w:t>
      </w:r>
      <w:proofErr w:type="spellStart"/>
      <w:r w:rsidR="3E1E5EB3">
        <w:t>McClave</w:t>
      </w:r>
      <w:proofErr w:type="spellEnd"/>
      <w:r w:rsidR="3E1E5EB3">
        <w:t xml:space="preserve"> et al., 2014)</w:t>
      </w:r>
      <w:r w:rsidR="15FCB8CA">
        <w:t xml:space="preserve">. </w:t>
      </w:r>
      <w:r w:rsidR="63CFDE10">
        <w:t xml:space="preserve">The regression equation </w:t>
      </w:r>
      <w:r w:rsidR="7690CDEE">
        <w:t>implies</w:t>
      </w:r>
      <w:r w:rsidR="63CFDE10">
        <w:t xml:space="preserve"> that for an increase of one unit in danceability, popularity will </w:t>
      </w:r>
      <w:r w:rsidR="5F3E1180">
        <w:t xml:space="preserve">increment by 0.069 units. </w:t>
      </w:r>
      <w:r w:rsidR="6FF70135">
        <w:t xml:space="preserve">Due to the model not being significant, interpreting the regression equation adds little </w:t>
      </w:r>
      <w:r w:rsidR="53A139EE">
        <w:t xml:space="preserve">if no </w:t>
      </w:r>
      <w:r w:rsidR="6FF70135">
        <w:t>value</w:t>
      </w:r>
      <w:r w:rsidR="10DA40A4">
        <w:t xml:space="preserve">. </w:t>
      </w:r>
    </w:p>
    <w:p w14:paraId="25C4609A" w14:textId="331752E0" w:rsidR="7DF6C296" w:rsidRDefault="7DF6C296" w:rsidP="032084F4">
      <w:pPr>
        <w:jc w:val="both"/>
      </w:pPr>
    </w:p>
    <w:p w14:paraId="63CEED06" w14:textId="3D6CA63A" w:rsidR="7DF6C296" w:rsidRPr="003F4F09" w:rsidRDefault="51B5E13C" w:rsidP="003F4F09">
      <w:pPr>
        <w:pStyle w:val="Default"/>
        <w:jc w:val="both"/>
        <w:rPr>
          <w:i/>
          <w:color w:val="0070C0"/>
          <w:sz w:val="23"/>
          <w:szCs w:val="23"/>
        </w:rPr>
      </w:pPr>
      <w:r w:rsidRPr="003F4F09">
        <w:rPr>
          <w:i/>
          <w:color w:val="0070C0"/>
          <w:sz w:val="23"/>
          <w:szCs w:val="23"/>
        </w:rPr>
        <w:t xml:space="preserve">Table </w:t>
      </w:r>
      <w:r w:rsidR="008953ED" w:rsidRPr="003F4F09">
        <w:rPr>
          <w:i/>
          <w:iCs/>
          <w:color w:val="0070C0"/>
          <w:sz w:val="23"/>
          <w:szCs w:val="23"/>
        </w:rPr>
        <w:t>3.</w:t>
      </w:r>
      <w:r w:rsidRPr="003F4F09">
        <w:rPr>
          <w:i/>
          <w:color w:val="0070C0"/>
          <w:sz w:val="23"/>
          <w:szCs w:val="23"/>
        </w:rPr>
        <w:t xml:space="preserve"> Regression model results. </w:t>
      </w:r>
    </w:p>
    <w:tbl>
      <w:tblPr>
        <w:tblStyle w:val="TableGrid"/>
        <w:tblW w:w="0" w:type="auto"/>
        <w:tblLayout w:type="fixed"/>
        <w:tblLook w:val="06A0" w:firstRow="1" w:lastRow="0" w:firstColumn="1" w:lastColumn="0" w:noHBand="1" w:noVBand="1"/>
      </w:tblPr>
      <w:tblGrid>
        <w:gridCol w:w="4680"/>
        <w:gridCol w:w="4680"/>
      </w:tblGrid>
      <w:tr w:rsidR="032084F4" w14:paraId="31EA51D7" w14:textId="77777777" w:rsidTr="032084F4">
        <w:tc>
          <w:tcPr>
            <w:tcW w:w="4680" w:type="dxa"/>
            <w:vAlign w:val="center"/>
          </w:tcPr>
          <w:p w14:paraId="5AD48503" w14:textId="47CE02C0" w:rsidR="032084F4" w:rsidRDefault="032084F4">
            <w:r w:rsidRPr="032084F4">
              <w:rPr>
                <w:b/>
                <w:bCs/>
                <w:color w:val="000000" w:themeColor="text1"/>
              </w:rPr>
              <w:t>P-value:</w:t>
            </w:r>
          </w:p>
        </w:tc>
        <w:tc>
          <w:tcPr>
            <w:tcW w:w="4680" w:type="dxa"/>
            <w:vAlign w:val="center"/>
          </w:tcPr>
          <w:p w14:paraId="65F076FB" w14:textId="5514FDD2" w:rsidR="032084F4" w:rsidRDefault="032084F4">
            <w:r w:rsidRPr="032084F4">
              <w:rPr>
                <w:color w:val="000000" w:themeColor="text1"/>
              </w:rPr>
              <w:t>0.129155</w:t>
            </w:r>
          </w:p>
        </w:tc>
      </w:tr>
      <w:tr w:rsidR="032084F4" w14:paraId="397B2D9A" w14:textId="77777777" w:rsidTr="032084F4">
        <w:tc>
          <w:tcPr>
            <w:tcW w:w="4680" w:type="dxa"/>
            <w:vAlign w:val="center"/>
          </w:tcPr>
          <w:p w14:paraId="0903CB09" w14:textId="525605CE" w:rsidR="032084F4" w:rsidRDefault="032084F4">
            <w:r w:rsidRPr="032084F4">
              <w:rPr>
                <w:b/>
                <w:bCs/>
                <w:color w:val="000000" w:themeColor="text1"/>
              </w:rPr>
              <w:t>Equation:</w:t>
            </w:r>
          </w:p>
        </w:tc>
        <w:tc>
          <w:tcPr>
            <w:tcW w:w="4680" w:type="dxa"/>
            <w:vAlign w:val="center"/>
          </w:tcPr>
          <w:p w14:paraId="2258FAEF" w14:textId="11D53E04" w:rsidR="032084F4" w:rsidRDefault="032084F4">
            <w:r w:rsidRPr="032084F4">
              <w:rPr>
                <w:color w:val="000000" w:themeColor="text1"/>
              </w:rPr>
              <w:t>Popularity = 0.0690006*Danceability + 62.045</w:t>
            </w:r>
          </w:p>
        </w:tc>
      </w:tr>
      <w:tr w:rsidR="032084F4" w14:paraId="1C8C30EB" w14:textId="77777777" w:rsidTr="032084F4">
        <w:tc>
          <w:tcPr>
            <w:tcW w:w="4680" w:type="dxa"/>
            <w:vAlign w:val="center"/>
          </w:tcPr>
          <w:p w14:paraId="5C675DBA" w14:textId="0ACD6651" w:rsidR="3DA8B567" w:rsidRDefault="3DA8B567">
            <w:r w:rsidRPr="032084F4">
              <w:rPr>
                <w:b/>
                <w:bCs/>
                <w:color w:val="000000" w:themeColor="text1"/>
              </w:rPr>
              <w:t>R-Squared:</w:t>
            </w:r>
          </w:p>
        </w:tc>
        <w:tc>
          <w:tcPr>
            <w:tcW w:w="4680" w:type="dxa"/>
            <w:vAlign w:val="center"/>
          </w:tcPr>
          <w:p w14:paraId="51880F18" w14:textId="5413F42A" w:rsidR="3DA8B567" w:rsidRDefault="3DA8B567">
            <w:r w:rsidRPr="032084F4">
              <w:rPr>
                <w:color w:val="000000" w:themeColor="text1"/>
              </w:rPr>
              <w:t>0.004627</w:t>
            </w:r>
          </w:p>
        </w:tc>
      </w:tr>
    </w:tbl>
    <w:p w14:paraId="4A169BE1" w14:textId="52E1B561" w:rsidR="7DF6C296" w:rsidRDefault="7DF6C296" w:rsidP="032084F4">
      <w:pPr>
        <w:jc w:val="both"/>
      </w:pPr>
    </w:p>
    <w:p w14:paraId="3A303768" w14:textId="45925565" w:rsidR="7DF6C296" w:rsidRDefault="6BD617A3" w:rsidP="00067FBC">
      <w:pPr>
        <w:ind w:firstLine="360"/>
        <w:jc w:val="both"/>
      </w:pPr>
      <w:r>
        <w:t>Following the results obtained after applying inferential and descr</w:t>
      </w:r>
      <w:r w:rsidR="07DD4583">
        <w:t>iptive</w:t>
      </w:r>
      <w:r>
        <w:t xml:space="preserve"> statistics to the data, it can be concluded that </w:t>
      </w:r>
      <w:r w:rsidR="37558B48">
        <w:t xml:space="preserve">for a song to become popular, it does not necessarily need to have a danceable beat. </w:t>
      </w:r>
    </w:p>
    <w:p w14:paraId="53A31A21" w14:textId="77777777" w:rsidR="007253D1" w:rsidRDefault="007253D1" w:rsidP="00067FBC">
      <w:pPr>
        <w:ind w:firstLine="360"/>
        <w:jc w:val="both"/>
      </w:pPr>
    </w:p>
    <w:p w14:paraId="5939B312" w14:textId="35C6D897" w:rsidR="00434CF5" w:rsidRDefault="00AB5B27" w:rsidP="00AB5B27">
      <w:pPr>
        <w:pStyle w:val="Heading1"/>
        <w:numPr>
          <w:ilvl w:val="0"/>
          <w:numId w:val="3"/>
        </w:numPr>
        <w:rPr>
          <w:lang w:val="en-GB"/>
        </w:rPr>
      </w:pPr>
      <w:bookmarkStart w:id="14" w:name="_Toc48299426"/>
      <w:r w:rsidRPr="00AB5B27">
        <w:rPr>
          <w:lang w:val="en-GB"/>
        </w:rPr>
        <w:t>Infographic</w:t>
      </w:r>
      <w:bookmarkEnd w:id="14"/>
    </w:p>
    <w:p w14:paraId="4FDAA3AB" w14:textId="77777777" w:rsidR="006964F1" w:rsidRDefault="006964F1" w:rsidP="00935882">
      <w:pPr>
        <w:rPr>
          <w:lang w:val="en-GB"/>
        </w:rPr>
      </w:pPr>
    </w:p>
    <w:p w14:paraId="27C4CE03" w14:textId="1F535254" w:rsidR="00935882" w:rsidRPr="00CF68AC" w:rsidRDefault="1367C220" w:rsidP="00067FBC">
      <w:pPr>
        <w:ind w:firstLine="360"/>
        <w:jc w:val="both"/>
        <w:rPr>
          <w:lang w:val="en-GB"/>
        </w:rPr>
      </w:pPr>
      <w:r w:rsidRPr="00CF68AC">
        <w:rPr>
          <w:lang w:val="en-GB"/>
        </w:rPr>
        <w:t>The infographic has been designed aiming to summarize the main insights from the report</w:t>
      </w:r>
      <w:r w:rsidR="05F70CFF" w:rsidRPr="00CF68AC">
        <w:rPr>
          <w:lang w:val="en-GB"/>
        </w:rPr>
        <w:t>; the software utilized is Piktochart</w:t>
      </w:r>
      <w:r w:rsidR="00554487">
        <w:rPr>
          <w:lang w:val="en-GB"/>
        </w:rPr>
        <w:t xml:space="preserve"> (2020)</w:t>
      </w:r>
      <w:r w:rsidR="05F70CFF" w:rsidRPr="00CF68AC">
        <w:rPr>
          <w:lang w:val="en-GB"/>
        </w:rPr>
        <w:t>.</w:t>
      </w:r>
    </w:p>
    <w:p w14:paraId="3D77E918" w14:textId="4D6BEE20" w:rsidR="3102E1B1" w:rsidRPr="00CF68AC" w:rsidRDefault="3102E1B1" w:rsidP="00067FBC">
      <w:pPr>
        <w:ind w:firstLine="360"/>
        <w:jc w:val="both"/>
        <w:rPr>
          <w:lang w:val="en-GB"/>
        </w:rPr>
      </w:pPr>
      <w:r w:rsidRPr="00CF68AC">
        <w:rPr>
          <w:lang w:val="en-GB"/>
        </w:rPr>
        <w:t xml:space="preserve">The chosen </w:t>
      </w:r>
      <w:r w:rsidRPr="004D255D">
        <w:rPr>
          <w:b/>
          <w:lang w:val="en-GB"/>
        </w:rPr>
        <w:t>typography</w:t>
      </w:r>
      <w:r w:rsidR="78391BEC" w:rsidRPr="004D255D">
        <w:rPr>
          <w:b/>
          <w:lang w:val="en-GB"/>
        </w:rPr>
        <w:t xml:space="preserve"> style</w:t>
      </w:r>
      <w:r w:rsidRPr="00CF68AC">
        <w:rPr>
          <w:lang w:val="en-GB"/>
        </w:rPr>
        <w:t xml:space="preserve"> has been selected </w:t>
      </w:r>
      <w:r w:rsidR="06366D72" w:rsidRPr="00CF68AC">
        <w:rPr>
          <w:lang w:val="en-GB"/>
        </w:rPr>
        <w:t>because of the clarity and</w:t>
      </w:r>
      <w:r w:rsidR="7679A192" w:rsidRPr="00CF68AC">
        <w:rPr>
          <w:lang w:val="en-GB"/>
        </w:rPr>
        <w:t xml:space="preserve"> consisten</w:t>
      </w:r>
      <w:r w:rsidR="4705F5F5" w:rsidRPr="00CF68AC">
        <w:rPr>
          <w:lang w:val="en-GB"/>
        </w:rPr>
        <w:t>cy</w:t>
      </w:r>
      <w:r w:rsidR="7679A192" w:rsidRPr="00CF68AC">
        <w:rPr>
          <w:lang w:val="en-GB"/>
        </w:rPr>
        <w:t xml:space="preserve"> with the overall </w:t>
      </w:r>
      <w:r w:rsidR="14D35721" w:rsidRPr="00CF68AC">
        <w:rPr>
          <w:lang w:val="en-GB"/>
        </w:rPr>
        <w:t xml:space="preserve">report </w:t>
      </w:r>
      <w:r w:rsidR="55353E20" w:rsidRPr="00CF68AC">
        <w:rPr>
          <w:lang w:val="en-GB"/>
        </w:rPr>
        <w:t>designs</w:t>
      </w:r>
      <w:r w:rsidR="537D8A05" w:rsidRPr="00CF68AC">
        <w:rPr>
          <w:lang w:val="en-GB"/>
        </w:rPr>
        <w:t>, the goal was to achieve a simple yet modern style</w:t>
      </w:r>
      <w:r w:rsidR="14D35721" w:rsidRPr="00CF68AC">
        <w:rPr>
          <w:lang w:val="en-GB"/>
        </w:rPr>
        <w:t>. T</w:t>
      </w:r>
      <w:r w:rsidR="3FB6F1DF" w:rsidRPr="00CF68AC">
        <w:rPr>
          <w:lang w:val="en-GB"/>
        </w:rPr>
        <w:t>he</w:t>
      </w:r>
      <w:r w:rsidR="5B7EA1F8" w:rsidRPr="00CF68AC">
        <w:rPr>
          <w:lang w:val="en-GB"/>
        </w:rPr>
        <w:t xml:space="preserve"> selected</w:t>
      </w:r>
      <w:r w:rsidR="3FB6F1DF" w:rsidRPr="00CF68AC">
        <w:rPr>
          <w:lang w:val="en-GB"/>
        </w:rPr>
        <w:t xml:space="preserve"> fon</w:t>
      </w:r>
      <w:r w:rsidR="167DDB1F" w:rsidRPr="00CF68AC">
        <w:rPr>
          <w:lang w:val="en-GB"/>
        </w:rPr>
        <w:t>t</w:t>
      </w:r>
      <w:r w:rsidR="3FB6F1DF" w:rsidRPr="00CF68AC">
        <w:rPr>
          <w:lang w:val="en-GB"/>
        </w:rPr>
        <w:t xml:space="preserve"> name</w:t>
      </w:r>
      <w:r w:rsidR="206087E8" w:rsidRPr="00CF68AC">
        <w:rPr>
          <w:lang w:val="en-GB"/>
        </w:rPr>
        <w:t>d</w:t>
      </w:r>
      <w:r w:rsidR="3FB6F1DF" w:rsidRPr="00CF68AC">
        <w:rPr>
          <w:lang w:val="en-GB"/>
        </w:rPr>
        <w:t xml:space="preserve"> </w:t>
      </w:r>
      <w:r w:rsidR="67D1CECB" w:rsidRPr="00CF68AC">
        <w:rPr>
          <w:lang w:val="en-GB"/>
        </w:rPr>
        <w:t>“</w:t>
      </w:r>
      <w:proofErr w:type="spellStart"/>
      <w:r w:rsidR="3FB6F1DF" w:rsidRPr="00CF68AC">
        <w:rPr>
          <w:lang w:val="en-GB"/>
        </w:rPr>
        <w:t>Chivo</w:t>
      </w:r>
      <w:proofErr w:type="spellEnd"/>
      <w:r w:rsidR="4C9461E5" w:rsidRPr="00CF68AC">
        <w:rPr>
          <w:lang w:val="en-GB"/>
        </w:rPr>
        <w:t>”</w:t>
      </w:r>
      <w:r w:rsidR="5854905F" w:rsidRPr="00CF68AC">
        <w:rPr>
          <w:lang w:val="en-GB"/>
        </w:rPr>
        <w:t xml:space="preserve"> in black</w:t>
      </w:r>
      <w:r w:rsidR="1CEAE6BD" w:rsidRPr="00CF68AC">
        <w:rPr>
          <w:lang w:val="en-GB"/>
        </w:rPr>
        <w:t xml:space="preserve">, </w:t>
      </w:r>
      <w:r w:rsidR="0C5320A2" w:rsidRPr="00CF68AC">
        <w:rPr>
          <w:lang w:val="en-GB"/>
        </w:rPr>
        <w:t>in its</w:t>
      </w:r>
      <w:r w:rsidR="1CEAE6BD" w:rsidRPr="00CF68AC">
        <w:rPr>
          <w:lang w:val="en-GB"/>
        </w:rPr>
        <w:t xml:space="preserve"> bold version for </w:t>
      </w:r>
      <w:r w:rsidR="32693ECE" w:rsidRPr="00CF68AC">
        <w:rPr>
          <w:lang w:val="en-GB"/>
        </w:rPr>
        <w:t>the main title and for the headings in each section.</w:t>
      </w:r>
      <w:r w:rsidR="1CEAE6BD" w:rsidRPr="00CF68AC">
        <w:rPr>
          <w:lang w:val="en-GB"/>
        </w:rPr>
        <w:t xml:space="preserve"> </w:t>
      </w:r>
    </w:p>
    <w:p w14:paraId="10FEB3D1" w14:textId="3687C4DA" w:rsidR="4CBE88E7" w:rsidRPr="00CF68AC" w:rsidRDefault="4CBE88E7" w:rsidP="00067FBC">
      <w:pPr>
        <w:ind w:firstLine="360"/>
        <w:jc w:val="both"/>
        <w:rPr>
          <w:lang w:val="en-GB"/>
        </w:rPr>
      </w:pPr>
      <w:r w:rsidRPr="00CF68AC">
        <w:rPr>
          <w:lang w:val="en-GB"/>
        </w:rPr>
        <w:t>As defined by Google font</w:t>
      </w:r>
      <w:r w:rsidR="00F64EA4">
        <w:rPr>
          <w:lang w:val="en-GB"/>
        </w:rPr>
        <w:t>s (2020)</w:t>
      </w:r>
      <w:r w:rsidRPr="00CF68AC">
        <w:rPr>
          <w:lang w:val="en-GB"/>
        </w:rPr>
        <w:t>: “</w:t>
      </w:r>
      <w:r w:rsidRPr="001E09D1">
        <w:rPr>
          <w:i/>
          <w:iCs/>
          <w:lang w:val="en-GB"/>
        </w:rPr>
        <w:t xml:space="preserve">The strength of </w:t>
      </w:r>
      <w:proofErr w:type="spellStart"/>
      <w:r w:rsidRPr="001E09D1">
        <w:rPr>
          <w:i/>
          <w:iCs/>
          <w:lang w:val="en-GB"/>
        </w:rPr>
        <w:t>Chivo</w:t>
      </w:r>
      <w:proofErr w:type="spellEnd"/>
      <w:r w:rsidRPr="001E09D1">
        <w:rPr>
          <w:i/>
          <w:iCs/>
          <w:lang w:val="en-GB"/>
        </w:rPr>
        <w:t xml:space="preserve"> Black makes it ideal for highlights and headlines. </w:t>
      </w:r>
      <w:proofErr w:type="spellStart"/>
      <w:r w:rsidRPr="001E09D1">
        <w:rPr>
          <w:i/>
          <w:iCs/>
          <w:lang w:val="en-GB"/>
        </w:rPr>
        <w:t>Chivo</w:t>
      </w:r>
      <w:proofErr w:type="spellEnd"/>
      <w:r w:rsidRPr="001E09D1">
        <w:rPr>
          <w:i/>
          <w:iCs/>
          <w:lang w:val="en-GB"/>
        </w:rPr>
        <w:t xml:space="preserve"> Regular's elegance makes it ideal for combining with the strength of </w:t>
      </w:r>
      <w:proofErr w:type="spellStart"/>
      <w:r w:rsidRPr="001E09D1">
        <w:rPr>
          <w:i/>
          <w:iCs/>
          <w:lang w:val="en-GB"/>
        </w:rPr>
        <w:t>Chivo</w:t>
      </w:r>
      <w:proofErr w:type="spellEnd"/>
      <w:r w:rsidRPr="001E09D1">
        <w:rPr>
          <w:i/>
          <w:iCs/>
          <w:lang w:val="en-GB"/>
        </w:rPr>
        <w:t xml:space="preserve"> Black for continuous reading. Its design details make it an indispensable ally for any designer</w:t>
      </w:r>
      <w:r w:rsidRPr="00CF68AC">
        <w:rPr>
          <w:lang w:val="en-GB"/>
        </w:rPr>
        <w:t>.”</w:t>
      </w:r>
    </w:p>
    <w:p w14:paraId="253A35BF" w14:textId="292AA6B4" w:rsidR="3FB4125D" w:rsidRPr="00CF68AC" w:rsidRDefault="3FB4125D" w:rsidP="00067FBC">
      <w:pPr>
        <w:ind w:firstLine="360"/>
        <w:jc w:val="both"/>
        <w:rPr>
          <w:lang w:val="en-GB"/>
        </w:rPr>
      </w:pPr>
      <w:r w:rsidRPr="00CF68AC">
        <w:rPr>
          <w:lang w:val="en-GB"/>
        </w:rPr>
        <w:t xml:space="preserve">The </w:t>
      </w:r>
      <w:r w:rsidRPr="004D255D">
        <w:rPr>
          <w:b/>
          <w:lang w:val="en-GB"/>
        </w:rPr>
        <w:t>colour</w:t>
      </w:r>
      <w:r w:rsidRPr="00CF68AC">
        <w:rPr>
          <w:lang w:val="en-GB"/>
        </w:rPr>
        <w:t xml:space="preserve"> background has been left white, to further highlight the black icons and the text</w:t>
      </w:r>
      <w:r w:rsidR="002529B9">
        <w:rPr>
          <w:lang w:val="en-GB"/>
        </w:rPr>
        <w:t xml:space="preserve">. </w:t>
      </w:r>
      <w:r w:rsidR="001F3320">
        <w:rPr>
          <w:lang w:val="en-GB"/>
        </w:rPr>
        <w:t xml:space="preserve">We decided to combine black and white because it is how music notes are presented in </w:t>
      </w:r>
      <w:r w:rsidR="001459F5">
        <w:rPr>
          <w:lang w:val="en-GB"/>
        </w:rPr>
        <w:t>the score</w:t>
      </w:r>
      <w:r w:rsidR="003230EC">
        <w:rPr>
          <w:lang w:val="en-GB"/>
        </w:rPr>
        <w:t>.</w:t>
      </w:r>
      <w:r w:rsidR="0FF3C94D" w:rsidRPr="00CF68AC">
        <w:rPr>
          <w:lang w:val="en-GB"/>
        </w:rPr>
        <w:t xml:space="preserve"> </w:t>
      </w:r>
      <w:r w:rsidR="003230EC">
        <w:rPr>
          <w:lang w:val="en-GB"/>
        </w:rPr>
        <w:t>We also have</w:t>
      </w:r>
      <w:r w:rsidR="57AC44C5" w:rsidRPr="00CF68AC">
        <w:rPr>
          <w:lang w:val="en-GB"/>
        </w:rPr>
        <w:t xml:space="preserve"> </w:t>
      </w:r>
      <w:r w:rsidR="0481CD29" w:rsidRPr="00CF68AC">
        <w:rPr>
          <w:lang w:val="en-GB"/>
        </w:rPr>
        <w:t xml:space="preserve">blue and red, inspired by the </w:t>
      </w:r>
      <w:r w:rsidR="2AD77737" w:rsidRPr="00CF68AC">
        <w:rPr>
          <w:lang w:val="en-GB"/>
        </w:rPr>
        <w:t>American</w:t>
      </w:r>
      <w:r w:rsidR="0481CD29" w:rsidRPr="00CF68AC">
        <w:rPr>
          <w:lang w:val="en-GB"/>
        </w:rPr>
        <w:t xml:space="preserve"> flag,</w:t>
      </w:r>
      <w:r w:rsidR="2082E65D" w:rsidRPr="00CF68AC">
        <w:rPr>
          <w:lang w:val="en-GB"/>
        </w:rPr>
        <w:t xml:space="preserve"> the choice has been driven by the fact that</w:t>
      </w:r>
      <w:r w:rsidR="697DCDBA" w:rsidRPr="00CF68AC">
        <w:rPr>
          <w:lang w:val="en-GB"/>
        </w:rPr>
        <w:t xml:space="preserve"> U.S </w:t>
      </w:r>
      <w:r w:rsidR="0481CD29" w:rsidRPr="00CF68AC">
        <w:rPr>
          <w:lang w:val="en-GB"/>
        </w:rPr>
        <w:t xml:space="preserve">turned out to be the main country </w:t>
      </w:r>
      <w:r w:rsidR="62887122" w:rsidRPr="00CF68AC">
        <w:rPr>
          <w:lang w:val="en-GB"/>
        </w:rPr>
        <w:t>leading the Top10 charts and artists</w:t>
      </w:r>
      <w:r w:rsidR="292ED6B2" w:rsidRPr="00CF68AC">
        <w:rPr>
          <w:lang w:val="en-GB"/>
        </w:rPr>
        <w:t>’</w:t>
      </w:r>
      <w:r w:rsidR="62887122" w:rsidRPr="00CF68AC">
        <w:rPr>
          <w:lang w:val="en-GB"/>
        </w:rPr>
        <w:t xml:space="preserve"> country of origin.</w:t>
      </w:r>
      <w:r w:rsidR="003230EC">
        <w:rPr>
          <w:lang w:val="en-GB"/>
        </w:rPr>
        <w:t xml:space="preserve"> Also, these 2 colours match very well with the scale of greys and black/white.</w:t>
      </w:r>
    </w:p>
    <w:p w14:paraId="06F52875" w14:textId="0DF45BE9" w:rsidR="521DBDC6" w:rsidRPr="00CF68AC" w:rsidRDefault="521DBDC6" w:rsidP="00067FBC">
      <w:pPr>
        <w:jc w:val="both"/>
        <w:rPr>
          <w:lang w:val="en-GB"/>
        </w:rPr>
      </w:pPr>
      <w:r w:rsidRPr="00CF68AC">
        <w:rPr>
          <w:lang w:val="en-GB"/>
        </w:rPr>
        <w:t xml:space="preserve">Besides the two graphs already commented, the </w:t>
      </w:r>
      <w:r w:rsidRPr="004D255D">
        <w:rPr>
          <w:b/>
          <w:lang w:val="en-GB"/>
        </w:rPr>
        <w:t>icons</w:t>
      </w:r>
      <w:r w:rsidRPr="004D255D">
        <w:rPr>
          <w:lang w:val="en-GB"/>
        </w:rPr>
        <w:t xml:space="preserve"> </w:t>
      </w:r>
      <w:r w:rsidRPr="00CF68AC">
        <w:rPr>
          <w:lang w:val="en-GB"/>
        </w:rPr>
        <w:t>inserted are</w:t>
      </w:r>
      <w:r w:rsidR="11444D7E" w:rsidRPr="00CF68AC">
        <w:rPr>
          <w:lang w:val="en-GB"/>
        </w:rPr>
        <w:t>:</w:t>
      </w:r>
    </w:p>
    <w:p w14:paraId="42ED3BBF" w14:textId="4D51B431" w:rsidR="176E322D" w:rsidRPr="00CF68AC" w:rsidRDefault="176E322D" w:rsidP="00CF68AC">
      <w:pPr>
        <w:pStyle w:val="ListParagraph"/>
        <w:numPr>
          <w:ilvl w:val="0"/>
          <w:numId w:val="1"/>
        </w:numPr>
        <w:jc w:val="both"/>
        <w:rPr>
          <w:rFonts w:eastAsiaTheme="minorEastAsia"/>
          <w:lang w:val="en-GB"/>
        </w:rPr>
      </w:pPr>
      <w:r w:rsidRPr="00CF68AC">
        <w:rPr>
          <w:lang w:val="en-GB"/>
        </w:rPr>
        <w:t>A</w:t>
      </w:r>
      <w:r w:rsidR="521DBDC6" w:rsidRPr="00CF68AC">
        <w:rPr>
          <w:lang w:val="en-GB"/>
        </w:rPr>
        <w:t xml:space="preserve">rrows to visually </w:t>
      </w:r>
      <w:r w:rsidR="5D0B652C" w:rsidRPr="00CF68AC">
        <w:rPr>
          <w:lang w:val="en-GB"/>
        </w:rPr>
        <w:t>highlight</w:t>
      </w:r>
      <w:r w:rsidR="521DBDC6" w:rsidRPr="00CF68AC">
        <w:rPr>
          <w:lang w:val="en-GB"/>
        </w:rPr>
        <w:t xml:space="preserve"> the </w:t>
      </w:r>
      <w:r w:rsidR="5709282E" w:rsidRPr="00CF68AC">
        <w:rPr>
          <w:lang w:val="en-GB"/>
        </w:rPr>
        <w:t>increase or decrease over time of Energy, Positivity and Popularity</w:t>
      </w:r>
    </w:p>
    <w:p w14:paraId="066D26AF" w14:textId="7BB281B6" w:rsidR="6F4DFE15" w:rsidRDefault="6F4DFE15" w:rsidP="408BB582">
      <w:pPr>
        <w:ind w:left="360"/>
        <w:jc w:val="center"/>
      </w:pPr>
      <w:r>
        <w:rPr>
          <w:noProof/>
        </w:rPr>
        <w:lastRenderedPageBreak/>
        <w:drawing>
          <wp:inline distT="0" distB="0" distL="0" distR="0" wp14:anchorId="1B3B6762" wp14:editId="0E521739">
            <wp:extent cx="1581150" cy="922338"/>
            <wp:effectExtent l="0" t="0" r="0" b="0"/>
            <wp:docPr id="312369866" name="Picture 329386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3868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81150" cy="922338"/>
                    </a:xfrm>
                    <a:prstGeom prst="rect">
                      <a:avLst/>
                    </a:prstGeom>
                  </pic:spPr>
                </pic:pic>
              </a:graphicData>
            </a:graphic>
          </wp:inline>
        </w:drawing>
      </w:r>
    </w:p>
    <w:p w14:paraId="54382906" w14:textId="0743A550" w:rsidR="036682FC" w:rsidRDefault="036682FC" w:rsidP="00CF68AC">
      <w:pPr>
        <w:pStyle w:val="ListParagraph"/>
        <w:numPr>
          <w:ilvl w:val="0"/>
          <w:numId w:val="1"/>
        </w:numPr>
        <w:jc w:val="both"/>
        <w:rPr>
          <w:lang w:val="en-GB"/>
        </w:rPr>
      </w:pPr>
      <w:r w:rsidRPr="408BB582">
        <w:rPr>
          <w:lang w:val="en-GB"/>
        </w:rPr>
        <w:t xml:space="preserve">Stylized </w:t>
      </w:r>
      <w:r w:rsidR="00491653">
        <w:rPr>
          <w:lang w:val="en-GB"/>
        </w:rPr>
        <w:t>i</w:t>
      </w:r>
      <w:r w:rsidRPr="408BB582">
        <w:rPr>
          <w:lang w:val="en-GB"/>
        </w:rPr>
        <w:t xml:space="preserve">Pod with number of top </w:t>
      </w:r>
      <w:proofErr w:type="gramStart"/>
      <w:r w:rsidR="2767B3C6" w:rsidRPr="408BB582">
        <w:rPr>
          <w:lang w:val="en-GB"/>
        </w:rPr>
        <w:t>genre</w:t>
      </w:r>
      <w:proofErr w:type="gramEnd"/>
      <w:r w:rsidRPr="408BB582">
        <w:rPr>
          <w:lang w:val="en-GB"/>
        </w:rPr>
        <w:t xml:space="preserve">, to visually support the idea of popularity </w:t>
      </w:r>
      <w:r w:rsidR="4095575C" w:rsidRPr="408BB582">
        <w:rPr>
          <w:lang w:val="en-GB"/>
        </w:rPr>
        <w:t>of</w:t>
      </w:r>
      <w:r w:rsidRPr="408BB582">
        <w:rPr>
          <w:lang w:val="en-GB"/>
        </w:rPr>
        <w:t xml:space="preserve"> Dance pop among Top10 songs</w:t>
      </w:r>
      <w:r w:rsidR="22E43571" w:rsidRPr="408BB582">
        <w:rPr>
          <w:lang w:val="en-GB"/>
        </w:rPr>
        <w:t xml:space="preserve">. Genre mostly representing commercial music industry and wide-spread and popular, </w:t>
      </w:r>
      <w:r w:rsidR="5A3FE8F4" w:rsidRPr="408BB582">
        <w:rPr>
          <w:lang w:val="en-GB"/>
        </w:rPr>
        <w:t>I.e.</w:t>
      </w:r>
      <w:r w:rsidR="22E43571" w:rsidRPr="408BB582">
        <w:rPr>
          <w:lang w:val="en-GB"/>
        </w:rPr>
        <w:t xml:space="preserve"> </w:t>
      </w:r>
      <w:r w:rsidR="2121C773" w:rsidRPr="408BB582">
        <w:rPr>
          <w:lang w:val="en-GB"/>
        </w:rPr>
        <w:t xml:space="preserve">a genre you can find in every </w:t>
      </w:r>
      <w:r w:rsidR="00491653">
        <w:rPr>
          <w:lang w:val="en-GB"/>
        </w:rPr>
        <w:t>i</w:t>
      </w:r>
      <w:r w:rsidR="2121C773" w:rsidRPr="408BB582">
        <w:rPr>
          <w:lang w:val="en-GB"/>
        </w:rPr>
        <w:t>Pod</w:t>
      </w:r>
    </w:p>
    <w:p w14:paraId="1A653182" w14:textId="2F37F3F6" w:rsidR="79F89196" w:rsidRDefault="79F89196" w:rsidP="408BB582">
      <w:pPr>
        <w:ind w:left="360"/>
        <w:jc w:val="center"/>
      </w:pPr>
      <w:r>
        <w:rPr>
          <w:noProof/>
        </w:rPr>
        <w:drawing>
          <wp:inline distT="0" distB="0" distL="0" distR="0" wp14:anchorId="0693A1E9" wp14:editId="4073FD78">
            <wp:extent cx="990600" cy="1159828"/>
            <wp:effectExtent l="0" t="0" r="0" b="0"/>
            <wp:docPr id="636996333" name="Picture 205319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1968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90600" cy="1159828"/>
                    </a:xfrm>
                    <a:prstGeom prst="rect">
                      <a:avLst/>
                    </a:prstGeom>
                  </pic:spPr>
                </pic:pic>
              </a:graphicData>
            </a:graphic>
          </wp:inline>
        </w:drawing>
      </w:r>
    </w:p>
    <w:p w14:paraId="0D2A0246" w14:textId="713966F6" w:rsidR="1F454936" w:rsidRDefault="1F454936" w:rsidP="00CF68AC">
      <w:pPr>
        <w:pStyle w:val="ListParagraph"/>
        <w:numPr>
          <w:ilvl w:val="0"/>
          <w:numId w:val="1"/>
        </w:numPr>
        <w:jc w:val="both"/>
        <w:rPr>
          <w:lang w:val="en-GB"/>
        </w:rPr>
      </w:pPr>
      <w:r w:rsidRPr="408BB582">
        <w:rPr>
          <w:lang w:val="en-GB"/>
        </w:rPr>
        <w:t xml:space="preserve">American Flag, </w:t>
      </w:r>
      <w:r w:rsidR="4F295B79" w:rsidRPr="408BB582">
        <w:rPr>
          <w:lang w:val="en-GB"/>
        </w:rPr>
        <w:t xml:space="preserve">to </w:t>
      </w:r>
      <w:r w:rsidR="72ED2CA5" w:rsidRPr="408BB582">
        <w:rPr>
          <w:lang w:val="en-GB"/>
        </w:rPr>
        <w:t>highlight</w:t>
      </w:r>
      <w:r w:rsidR="4F295B79" w:rsidRPr="408BB582">
        <w:rPr>
          <w:lang w:val="en-GB"/>
        </w:rPr>
        <w:t xml:space="preserve"> the supremacy of United States in the Music Industry, not only from the Offer side</w:t>
      </w:r>
      <w:r w:rsidR="23EA2C69" w:rsidRPr="408BB582">
        <w:rPr>
          <w:lang w:val="en-GB"/>
        </w:rPr>
        <w:t xml:space="preserve">, in terms of </w:t>
      </w:r>
      <w:r w:rsidR="6336B689" w:rsidRPr="408BB582">
        <w:rPr>
          <w:lang w:val="en-GB"/>
        </w:rPr>
        <w:t>a</w:t>
      </w:r>
      <w:r w:rsidR="4F295B79" w:rsidRPr="408BB582">
        <w:rPr>
          <w:lang w:val="en-GB"/>
        </w:rPr>
        <w:t>rtists</w:t>
      </w:r>
      <w:r w:rsidR="7FE3C411" w:rsidRPr="408BB582">
        <w:rPr>
          <w:lang w:val="en-GB"/>
        </w:rPr>
        <w:t xml:space="preserve"> and </w:t>
      </w:r>
      <w:r w:rsidR="4F295B79" w:rsidRPr="408BB582">
        <w:rPr>
          <w:lang w:val="en-GB"/>
        </w:rPr>
        <w:t>songs</w:t>
      </w:r>
      <w:r w:rsidR="42789B68" w:rsidRPr="408BB582">
        <w:rPr>
          <w:lang w:val="en-GB"/>
        </w:rPr>
        <w:t>, but also from the Demand side, in terms of cumulative listeners</w:t>
      </w:r>
    </w:p>
    <w:p w14:paraId="12D9A581" w14:textId="7AEF3BD9" w:rsidR="658D488E" w:rsidRDefault="658D488E" w:rsidP="408BB582">
      <w:pPr>
        <w:ind w:left="360"/>
        <w:jc w:val="center"/>
      </w:pPr>
      <w:r>
        <w:rPr>
          <w:noProof/>
        </w:rPr>
        <w:drawing>
          <wp:inline distT="0" distB="0" distL="0" distR="0" wp14:anchorId="56BFAEAB" wp14:editId="78A9505C">
            <wp:extent cx="1857854" cy="1129082"/>
            <wp:effectExtent l="0" t="0" r="0" b="0"/>
            <wp:docPr id="803304466" name="Picture 1889038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9038506"/>
                    <pic:cNvPicPr/>
                  </pic:nvPicPr>
                  <pic:blipFill>
                    <a:blip r:embed="rId22">
                      <a:extLst>
                        <a:ext uri="{28A0092B-C50C-407E-A947-70E740481C1C}">
                          <a14:useLocalDpi xmlns:a14="http://schemas.microsoft.com/office/drawing/2010/main" val="0"/>
                        </a:ext>
                      </a:extLst>
                    </a:blip>
                    <a:stretch>
                      <a:fillRect/>
                    </a:stretch>
                  </pic:blipFill>
                  <pic:spPr>
                    <a:xfrm>
                      <a:off x="0" y="0"/>
                      <a:ext cx="1857854" cy="1129082"/>
                    </a:xfrm>
                    <a:prstGeom prst="rect">
                      <a:avLst/>
                    </a:prstGeom>
                  </pic:spPr>
                </pic:pic>
              </a:graphicData>
            </a:graphic>
          </wp:inline>
        </w:drawing>
      </w:r>
    </w:p>
    <w:p w14:paraId="4E1DA46F" w14:textId="365C2225" w:rsidR="18442299" w:rsidRDefault="18442299" w:rsidP="00CF68AC">
      <w:pPr>
        <w:pStyle w:val="ListParagraph"/>
        <w:numPr>
          <w:ilvl w:val="0"/>
          <w:numId w:val="1"/>
        </w:numPr>
        <w:jc w:val="both"/>
        <w:rPr>
          <w:rFonts w:eastAsiaTheme="minorEastAsia"/>
          <w:lang w:val="en-GB"/>
        </w:rPr>
      </w:pPr>
      <w:r w:rsidRPr="408BB582">
        <w:rPr>
          <w:lang w:val="en-GB"/>
        </w:rPr>
        <w:t>Icons represen</w:t>
      </w:r>
      <w:r w:rsidR="25D867D0" w:rsidRPr="408BB582">
        <w:rPr>
          <w:lang w:val="en-GB"/>
        </w:rPr>
        <w:t>t</w:t>
      </w:r>
      <w:r w:rsidRPr="408BB582">
        <w:rPr>
          <w:lang w:val="en-GB"/>
        </w:rPr>
        <w:t xml:space="preserve">ing main elements influencing the popularity, </w:t>
      </w:r>
      <w:r w:rsidR="0E8C4F76" w:rsidRPr="408BB582">
        <w:rPr>
          <w:lang w:val="en-GB"/>
        </w:rPr>
        <w:t xml:space="preserve">U.S flag to highlight market influence, a dictionary representing the language accessibility, </w:t>
      </w:r>
      <w:r w:rsidR="3572274D" w:rsidRPr="408BB582">
        <w:rPr>
          <w:lang w:val="en-GB"/>
        </w:rPr>
        <w:t xml:space="preserve">trend graph to show </w:t>
      </w:r>
      <w:r w:rsidR="0E8C4F76" w:rsidRPr="408BB582">
        <w:rPr>
          <w:lang w:val="en-GB"/>
        </w:rPr>
        <w:t>popularity</w:t>
      </w:r>
      <w:r w:rsidR="511D64DD" w:rsidRPr="408BB582">
        <w:rPr>
          <w:lang w:val="en-GB"/>
        </w:rPr>
        <w:t xml:space="preserve">, a guitar representing the </w:t>
      </w:r>
      <w:proofErr w:type="spellStart"/>
      <w:r w:rsidR="511D64DD" w:rsidRPr="408BB582">
        <w:rPr>
          <w:lang w:val="en-GB"/>
        </w:rPr>
        <w:t>acousticness</w:t>
      </w:r>
      <w:proofErr w:type="spellEnd"/>
      <w:r w:rsidR="511D64DD" w:rsidRPr="408BB582">
        <w:rPr>
          <w:lang w:val="en-GB"/>
        </w:rPr>
        <w:t xml:space="preserve"> aspect, while a microphone to represent the lyrics aspe</w:t>
      </w:r>
      <w:r w:rsidR="7347F6D9" w:rsidRPr="408BB582">
        <w:rPr>
          <w:lang w:val="en-GB"/>
        </w:rPr>
        <w:t>ct and a dancing figure to represent the danceability.</w:t>
      </w:r>
    </w:p>
    <w:p w14:paraId="52E17792" w14:textId="11C5C6C4" w:rsidR="0E8C4F76" w:rsidRDefault="38AFAFAD" w:rsidP="408BB582">
      <w:pPr>
        <w:jc w:val="center"/>
      </w:pPr>
      <w:r>
        <w:rPr>
          <w:noProof/>
        </w:rPr>
        <w:drawing>
          <wp:inline distT="0" distB="0" distL="0" distR="0" wp14:anchorId="47D8B150" wp14:editId="2E72BA19">
            <wp:extent cx="1909233" cy="1253067"/>
            <wp:effectExtent l="0" t="0" r="0" b="0"/>
            <wp:docPr id="823021066" name="Picture 45855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551877"/>
                    <pic:cNvPicPr/>
                  </pic:nvPicPr>
                  <pic:blipFill>
                    <a:blip r:embed="rId23">
                      <a:extLst>
                        <a:ext uri="{28A0092B-C50C-407E-A947-70E740481C1C}">
                          <a14:useLocalDpi xmlns:a14="http://schemas.microsoft.com/office/drawing/2010/main" val="0"/>
                        </a:ext>
                      </a:extLst>
                    </a:blip>
                    <a:stretch>
                      <a:fillRect/>
                    </a:stretch>
                  </pic:blipFill>
                  <pic:spPr>
                    <a:xfrm>
                      <a:off x="0" y="0"/>
                      <a:ext cx="1909233" cy="1253067"/>
                    </a:xfrm>
                    <a:prstGeom prst="rect">
                      <a:avLst/>
                    </a:prstGeom>
                  </pic:spPr>
                </pic:pic>
              </a:graphicData>
            </a:graphic>
          </wp:inline>
        </w:drawing>
      </w:r>
    </w:p>
    <w:p w14:paraId="1736B577" w14:textId="77777777" w:rsidR="009F4998" w:rsidRDefault="009F4998" w:rsidP="005C646A">
      <w:pPr>
        <w:pStyle w:val="Heading2"/>
      </w:pPr>
      <w:bookmarkStart w:id="15" w:name="_Toc48299427"/>
    </w:p>
    <w:p w14:paraId="2588DBFD" w14:textId="77777777" w:rsidR="009F4998" w:rsidRDefault="009F4998" w:rsidP="005C646A">
      <w:pPr>
        <w:pStyle w:val="Heading2"/>
      </w:pPr>
    </w:p>
    <w:p w14:paraId="0B054231" w14:textId="45ED51F0" w:rsidR="004D255D" w:rsidRDefault="004D255D" w:rsidP="005E63D4"/>
    <w:p w14:paraId="3C6D3928" w14:textId="77777777" w:rsidR="00D6024B" w:rsidRPr="005E63D4" w:rsidRDefault="00D6024B" w:rsidP="005E63D4"/>
    <w:p w14:paraId="32404FFE" w14:textId="63E61038" w:rsidR="00CF68AC" w:rsidRDefault="00CF68AC" w:rsidP="005C646A">
      <w:pPr>
        <w:pStyle w:val="Heading2"/>
      </w:pPr>
      <w:r>
        <w:lastRenderedPageBreak/>
        <w:t>S</w:t>
      </w:r>
      <w:r w:rsidR="007168E5">
        <w:t>ectioning</w:t>
      </w:r>
      <w:bookmarkEnd w:id="15"/>
    </w:p>
    <w:p w14:paraId="132FD8AA" w14:textId="77777777" w:rsidR="005C646A" w:rsidRDefault="005C646A" w:rsidP="006964F1">
      <w:pPr>
        <w:jc w:val="both"/>
      </w:pPr>
    </w:p>
    <w:p w14:paraId="66B9B210" w14:textId="5205A455" w:rsidR="00CF68AC" w:rsidRDefault="00CF68AC" w:rsidP="00067FBC">
      <w:pPr>
        <w:ind w:firstLine="720"/>
        <w:jc w:val="both"/>
      </w:pPr>
      <w:r>
        <w:t xml:space="preserve">The infographic is separated in the middle with a white band. The reason why we decided to do so is because it is meant to </w:t>
      </w:r>
      <w:r w:rsidR="00E01471">
        <w:t xml:space="preserve">fit in a flyer. Front page of the flyer would be the half top </w:t>
      </w:r>
      <w:r w:rsidR="00B2410A">
        <w:t>part of the infographic, and back page would be the half b</w:t>
      </w:r>
      <w:r w:rsidR="007457DB">
        <w:t>o</w:t>
      </w:r>
      <w:r w:rsidR="00B2410A">
        <w:t>tto</w:t>
      </w:r>
      <w:r w:rsidR="007457DB">
        <w:t>m p</w:t>
      </w:r>
      <w:r w:rsidR="005C646A">
        <w:t>art of it.</w:t>
      </w:r>
    </w:p>
    <w:p w14:paraId="3D7E3EA6" w14:textId="77777777" w:rsidR="006C3816" w:rsidRDefault="006C3816" w:rsidP="006964F1">
      <w:pPr>
        <w:jc w:val="both"/>
      </w:pPr>
    </w:p>
    <w:p w14:paraId="2C93ED04" w14:textId="51EFD70E" w:rsidR="005C646A" w:rsidRDefault="001E09D1" w:rsidP="00063A14">
      <w:pPr>
        <w:jc w:val="center"/>
        <w:rPr>
          <w:b/>
          <w:bCs/>
          <w:sz w:val="28"/>
          <w:szCs w:val="28"/>
        </w:rPr>
      </w:pPr>
      <w:r w:rsidRPr="00063A14">
        <w:rPr>
          <w:b/>
          <w:bCs/>
          <w:sz w:val="28"/>
          <w:szCs w:val="28"/>
        </w:rPr>
        <w:t xml:space="preserve">Section 1: </w:t>
      </w:r>
      <w:r w:rsidR="00211A40" w:rsidRPr="00063A14">
        <w:rPr>
          <w:b/>
          <w:bCs/>
          <w:sz w:val="28"/>
          <w:szCs w:val="28"/>
        </w:rPr>
        <w:t>Front of the flyer</w:t>
      </w:r>
    </w:p>
    <w:p w14:paraId="791A17AA" w14:textId="77777777" w:rsidR="00063A14" w:rsidRPr="00063A14" w:rsidRDefault="00063A14" w:rsidP="00063A14">
      <w:pPr>
        <w:jc w:val="center"/>
        <w:rPr>
          <w:b/>
          <w:bCs/>
          <w:sz w:val="20"/>
          <w:szCs w:val="20"/>
        </w:rPr>
      </w:pPr>
    </w:p>
    <w:p w14:paraId="277D9430" w14:textId="1FB6B68B" w:rsidR="00211A40" w:rsidRDefault="00C51A7F" w:rsidP="00063A14">
      <w:pPr>
        <w:jc w:val="both"/>
      </w:pPr>
      <w:r>
        <w:t>We went into detail on consumer habits</w:t>
      </w:r>
      <w:r w:rsidR="00AB6629">
        <w:t xml:space="preserve">, such as the number of unique genres </w:t>
      </w:r>
      <w:r w:rsidR="00AD0D4D">
        <w:t xml:space="preserve">per year, which gives an idea on </w:t>
      </w:r>
      <w:r w:rsidR="00146D89">
        <w:t xml:space="preserve">how diverse </w:t>
      </w:r>
      <w:r w:rsidR="00063A14">
        <w:t>the most popular hits are, which has not changed much since 2012.</w:t>
      </w:r>
    </w:p>
    <w:p w14:paraId="3D8A769D" w14:textId="44700951" w:rsidR="00063A14" w:rsidRDefault="00063A14" w:rsidP="00063A14">
      <w:pPr>
        <w:jc w:val="both"/>
      </w:pPr>
    </w:p>
    <w:p w14:paraId="73881CE3" w14:textId="1922305C" w:rsidR="00063A14" w:rsidRDefault="006C3816" w:rsidP="00063A14">
      <w:pPr>
        <w:jc w:val="both"/>
      </w:pPr>
      <w:r>
        <w:rPr>
          <w:noProof/>
        </w:rPr>
        <w:drawing>
          <wp:anchor distT="0" distB="0" distL="114300" distR="114300" simplePos="0" relativeHeight="251658244" behindDoc="1" locked="0" layoutInCell="1" allowOverlap="1" wp14:anchorId="5C68EEA8" wp14:editId="0BDB563C">
            <wp:simplePos x="0" y="0"/>
            <wp:positionH relativeFrom="column">
              <wp:posOffset>-76200</wp:posOffset>
            </wp:positionH>
            <wp:positionV relativeFrom="paragraph">
              <wp:posOffset>-738505</wp:posOffset>
            </wp:positionV>
            <wp:extent cx="1720215" cy="2698115"/>
            <wp:effectExtent l="0" t="0" r="0" b="6985"/>
            <wp:wrapTight wrapText="bothSides">
              <wp:wrapPolygon edited="0">
                <wp:start x="0" y="0"/>
                <wp:lineTo x="0" y="21503"/>
                <wp:lineTo x="21289" y="21503"/>
                <wp:lineTo x="21289" y="0"/>
                <wp:lineTo x="0" y="0"/>
              </wp:wrapPolygon>
            </wp:wrapTight>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ction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20215" cy="2698115"/>
                    </a:xfrm>
                    <a:prstGeom prst="rect">
                      <a:avLst/>
                    </a:prstGeom>
                  </pic:spPr>
                </pic:pic>
              </a:graphicData>
            </a:graphic>
            <wp14:sizeRelH relativeFrom="margin">
              <wp14:pctWidth>0</wp14:pctWidth>
            </wp14:sizeRelH>
            <wp14:sizeRelV relativeFrom="margin">
              <wp14:pctHeight>0</wp14:pctHeight>
            </wp14:sizeRelV>
          </wp:anchor>
        </w:drawing>
      </w:r>
      <w:r w:rsidR="00063A14">
        <w:t xml:space="preserve">Then we </w:t>
      </w:r>
      <w:r w:rsidR="00D97390">
        <w:t>shared some insights on the changes on song Energy, Positivity and Popularity over time</w:t>
      </w:r>
      <w:r w:rsidR="00C01046">
        <w:t xml:space="preserve"> and shared a graph showing the </w:t>
      </w:r>
      <w:proofErr w:type="spellStart"/>
      <w:r w:rsidR="00C01046">
        <w:t>acousticness</w:t>
      </w:r>
      <w:proofErr w:type="spellEnd"/>
      <w:r w:rsidR="00C01046">
        <w:t xml:space="preserve"> vs. lyrics, where we can clearly see that there is no obvious association.</w:t>
      </w:r>
    </w:p>
    <w:p w14:paraId="6ACC269B" w14:textId="14DE55FB" w:rsidR="00063A14" w:rsidRDefault="00063A14" w:rsidP="00FB2606"/>
    <w:p w14:paraId="4265F08C" w14:textId="36BBFA7C" w:rsidR="00063A14" w:rsidRDefault="00063A14" w:rsidP="00FB2606"/>
    <w:p w14:paraId="73B1ED20" w14:textId="0BE2D818" w:rsidR="00D32F27" w:rsidRDefault="00D32F27" w:rsidP="00FB2606"/>
    <w:p w14:paraId="0D344849" w14:textId="77777777" w:rsidR="00D32F27" w:rsidRDefault="00D32F27" w:rsidP="00B54867">
      <w:pPr>
        <w:jc w:val="center"/>
        <w:rPr>
          <w:b/>
          <w:sz w:val="28"/>
          <w:szCs w:val="28"/>
        </w:rPr>
      </w:pPr>
    </w:p>
    <w:p w14:paraId="3C1E8F05" w14:textId="4F911DE2" w:rsidR="00211A40" w:rsidRDefault="00211A40" w:rsidP="00B54867">
      <w:pPr>
        <w:jc w:val="center"/>
        <w:rPr>
          <w:b/>
          <w:bCs/>
          <w:sz w:val="28"/>
          <w:szCs w:val="28"/>
        </w:rPr>
      </w:pPr>
      <w:r w:rsidRPr="00B54867">
        <w:rPr>
          <w:b/>
          <w:bCs/>
          <w:sz w:val="28"/>
          <w:szCs w:val="28"/>
        </w:rPr>
        <w:t>Section 2: Back of the flyer</w:t>
      </w:r>
    </w:p>
    <w:p w14:paraId="09843258" w14:textId="77777777" w:rsidR="00EC0C4C" w:rsidRPr="00B54867" w:rsidRDefault="00EC0C4C" w:rsidP="00B54867">
      <w:pPr>
        <w:jc w:val="center"/>
        <w:rPr>
          <w:b/>
          <w:bCs/>
          <w:sz w:val="28"/>
          <w:szCs w:val="28"/>
        </w:rPr>
      </w:pPr>
    </w:p>
    <w:p w14:paraId="5897BCA4" w14:textId="782DED38" w:rsidR="5F8CC060" w:rsidRDefault="00781181" w:rsidP="00E71DB8">
      <w:pPr>
        <w:jc w:val="both"/>
        <w:rPr>
          <w:lang w:val="en-GB"/>
        </w:rPr>
      </w:pPr>
      <w:r>
        <w:rPr>
          <w:noProof/>
          <w:lang w:val="en-GB"/>
        </w:rPr>
        <w:drawing>
          <wp:anchor distT="0" distB="0" distL="114300" distR="114300" simplePos="0" relativeHeight="251658245" behindDoc="1" locked="0" layoutInCell="1" allowOverlap="1" wp14:anchorId="6FFBB84C" wp14:editId="02A54C6C">
            <wp:simplePos x="0" y="0"/>
            <wp:positionH relativeFrom="column">
              <wp:posOffset>0</wp:posOffset>
            </wp:positionH>
            <wp:positionV relativeFrom="paragraph">
              <wp:posOffset>635</wp:posOffset>
            </wp:positionV>
            <wp:extent cx="1714734" cy="2527145"/>
            <wp:effectExtent l="0" t="0" r="0" b="6985"/>
            <wp:wrapTight wrapText="bothSides">
              <wp:wrapPolygon edited="0">
                <wp:start x="0" y="0"/>
                <wp:lineTo x="0" y="21497"/>
                <wp:lineTo x="21360" y="21497"/>
                <wp:lineTo x="21360" y="0"/>
                <wp:lineTo x="0" y="0"/>
              </wp:wrapPolygon>
            </wp:wrapTight>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ction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14734" cy="2527145"/>
                    </a:xfrm>
                    <a:prstGeom prst="rect">
                      <a:avLst/>
                    </a:prstGeom>
                  </pic:spPr>
                </pic:pic>
              </a:graphicData>
            </a:graphic>
            <wp14:sizeRelH relativeFrom="page">
              <wp14:pctWidth>0</wp14:pctWidth>
            </wp14:sizeRelH>
            <wp14:sizeRelV relativeFrom="page">
              <wp14:pctHeight>0</wp14:pctHeight>
            </wp14:sizeRelV>
          </wp:anchor>
        </w:drawing>
      </w:r>
      <w:r w:rsidR="00EC0C4C">
        <w:rPr>
          <w:lang w:val="en-GB"/>
        </w:rPr>
        <w:t>This section contains</w:t>
      </w:r>
      <w:r w:rsidR="009A534B">
        <w:rPr>
          <w:lang w:val="en-GB"/>
        </w:rPr>
        <w:t xml:space="preserve"> general insights about the entire dataset, starting with the most popular genre, </w:t>
      </w:r>
      <w:r w:rsidR="00CB5039">
        <w:rPr>
          <w:lang w:val="en-GB"/>
        </w:rPr>
        <w:t xml:space="preserve">the influence of the US in nowadays’ music, and </w:t>
      </w:r>
      <w:r w:rsidR="00E71DB8">
        <w:rPr>
          <w:lang w:val="en-GB"/>
        </w:rPr>
        <w:t>information about what determine popularity in songs.</w:t>
      </w:r>
    </w:p>
    <w:p w14:paraId="14F27CCD" w14:textId="35AA76E6" w:rsidR="00E71DB8" w:rsidRDefault="00E71DB8" w:rsidP="00E71DB8">
      <w:pPr>
        <w:jc w:val="both"/>
        <w:rPr>
          <w:lang w:val="en-GB"/>
        </w:rPr>
      </w:pPr>
    </w:p>
    <w:p w14:paraId="67A038C2" w14:textId="53B79900" w:rsidR="00E71DB8" w:rsidRDefault="00E71DB8" w:rsidP="00E71DB8">
      <w:pPr>
        <w:jc w:val="both"/>
        <w:rPr>
          <w:lang w:val="en-GB"/>
        </w:rPr>
      </w:pPr>
      <w:r>
        <w:rPr>
          <w:lang w:val="en-GB"/>
        </w:rPr>
        <w:t>The</w:t>
      </w:r>
      <w:r w:rsidR="00322752">
        <w:rPr>
          <w:lang w:val="en-GB"/>
        </w:rPr>
        <w:t xml:space="preserve"> last two pieces of icons summarize </w:t>
      </w:r>
      <w:r w:rsidR="00952EB2">
        <w:rPr>
          <w:lang w:val="en-GB"/>
        </w:rPr>
        <w:t xml:space="preserve">the most remarkable information in 6 visual snippets, </w:t>
      </w:r>
      <w:r w:rsidR="00080768">
        <w:rPr>
          <w:lang w:val="en-GB"/>
        </w:rPr>
        <w:t>acting as a closure section</w:t>
      </w:r>
      <w:r w:rsidR="00C33F25">
        <w:rPr>
          <w:lang w:val="en-GB"/>
        </w:rPr>
        <w:t xml:space="preserve">. Important to notice that these 2 sections complement each other. We understand the </w:t>
      </w:r>
      <w:proofErr w:type="gramStart"/>
      <w:r w:rsidR="00C33F25">
        <w:rPr>
          <w:lang w:val="en-GB"/>
        </w:rPr>
        <w:t>infographic as a whole</w:t>
      </w:r>
      <w:r w:rsidR="008A22E4">
        <w:rPr>
          <w:lang w:val="en-GB"/>
        </w:rPr>
        <w:t>,</w:t>
      </w:r>
      <w:r w:rsidR="00C33F25">
        <w:rPr>
          <w:lang w:val="en-GB"/>
        </w:rPr>
        <w:t xml:space="preserve"> rather</w:t>
      </w:r>
      <w:proofErr w:type="gramEnd"/>
      <w:r w:rsidR="00C33F25">
        <w:rPr>
          <w:lang w:val="en-GB"/>
        </w:rPr>
        <w:t xml:space="preserve"> than a sum of unlink</w:t>
      </w:r>
      <w:r w:rsidR="00D93604">
        <w:rPr>
          <w:lang w:val="en-GB"/>
        </w:rPr>
        <w:t>ed pieces of information</w:t>
      </w:r>
      <w:r w:rsidR="00D10E99">
        <w:rPr>
          <w:lang w:val="en-GB"/>
        </w:rPr>
        <w:t xml:space="preserve">. Even though they talk about different stats, they </w:t>
      </w:r>
      <w:r w:rsidR="008A22E4">
        <w:rPr>
          <w:lang w:val="en-GB"/>
        </w:rPr>
        <w:t xml:space="preserve">both </w:t>
      </w:r>
      <w:r w:rsidR="00067FBC">
        <w:rPr>
          <w:lang w:val="en-GB"/>
        </w:rPr>
        <w:t>combined</w:t>
      </w:r>
      <w:r w:rsidR="008A22E4">
        <w:rPr>
          <w:lang w:val="en-GB"/>
        </w:rPr>
        <w:t xml:space="preserve"> provide a comprehensive overview of our data.</w:t>
      </w:r>
    </w:p>
    <w:p w14:paraId="7765F011" w14:textId="77777777" w:rsidR="00B54867" w:rsidRDefault="00B54867" w:rsidP="00067FBC">
      <w:pPr>
        <w:rPr>
          <w:lang w:val="en-GB"/>
        </w:rPr>
      </w:pPr>
    </w:p>
    <w:p w14:paraId="76CC3611" w14:textId="1FA26BA4" w:rsidR="00434CF5" w:rsidRDefault="00434CF5" w:rsidP="00434CF5">
      <w:pPr>
        <w:pStyle w:val="Heading1"/>
        <w:rPr>
          <w:lang w:val="en-GB"/>
        </w:rPr>
      </w:pPr>
      <w:bookmarkStart w:id="16" w:name="_Toc48299428"/>
      <w:r>
        <w:rPr>
          <w:lang w:val="en-GB"/>
        </w:rPr>
        <w:lastRenderedPageBreak/>
        <w:t>BIBLIOGRAPHY</w:t>
      </w:r>
      <w:bookmarkEnd w:id="16"/>
    </w:p>
    <w:p w14:paraId="1370C48F" w14:textId="3F72687F" w:rsidR="00434CF5" w:rsidRPr="00434CF5" w:rsidRDefault="00434CF5" w:rsidP="00434CF5">
      <w:pPr>
        <w:rPr>
          <w:lang w:val="en-GB"/>
        </w:rPr>
      </w:pPr>
    </w:p>
    <w:p w14:paraId="2C133423" w14:textId="18F99785" w:rsidR="004C1446" w:rsidRPr="005C0604" w:rsidRDefault="004C1446" w:rsidP="005C0604">
      <w:pPr>
        <w:pStyle w:val="ListParagraph"/>
        <w:numPr>
          <w:ilvl w:val="0"/>
          <w:numId w:val="18"/>
        </w:numPr>
        <w:rPr>
          <w:rFonts w:eastAsia="Times New Roman" w:cstheme="minorHAnsi"/>
          <w:color w:val="000000" w:themeColor="text1"/>
        </w:rPr>
      </w:pPr>
      <w:r w:rsidRPr="005C0604">
        <w:rPr>
          <w:rFonts w:eastAsia="Times New Roman" w:cstheme="minorHAnsi"/>
          <w:color w:val="000000" w:themeColor="text1"/>
        </w:rPr>
        <w:t>Flourish (2020) “</w:t>
      </w:r>
      <w:r w:rsidRPr="005C0604">
        <w:rPr>
          <w:rFonts w:eastAsia="Times New Roman" w:cstheme="minorHAnsi"/>
          <w:i/>
          <w:iCs/>
          <w:color w:val="000000" w:themeColor="text1"/>
        </w:rPr>
        <w:t>Most frequent country of origin of artists in the Spotify hit chart by year</w:t>
      </w:r>
      <w:r w:rsidRPr="005C0604">
        <w:rPr>
          <w:rFonts w:eastAsia="Times New Roman" w:cstheme="minorHAnsi"/>
          <w:color w:val="000000" w:themeColor="text1"/>
        </w:rPr>
        <w:t>”. Lorenzo Battistin. Available at: https://public.flourish.studio/visualisation/3384395/ (created 11th August 2020).</w:t>
      </w:r>
    </w:p>
    <w:p w14:paraId="313EAD7B" w14:textId="112C914C" w:rsidR="004C1446" w:rsidRPr="005C0604" w:rsidRDefault="004C1446" w:rsidP="005C0604">
      <w:pPr>
        <w:pStyle w:val="ListParagraph"/>
        <w:numPr>
          <w:ilvl w:val="0"/>
          <w:numId w:val="18"/>
        </w:numPr>
        <w:rPr>
          <w:rFonts w:eastAsia="Times New Roman" w:cstheme="minorHAnsi"/>
          <w:color w:val="000000" w:themeColor="text1"/>
        </w:rPr>
      </w:pPr>
      <w:r w:rsidRPr="005C0604">
        <w:rPr>
          <w:rFonts w:eastAsia="Times New Roman" w:cstheme="minorHAnsi"/>
          <w:color w:val="000000" w:themeColor="text1"/>
        </w:rPr>
        <w:t xml:space="preserve">Google Fonts (2020) </w:t>
      </w:r>
      <w:r w:rsidRPr="005C0604">
        <w:rPr>
          <w:rFonts w:eastAsia="Times New Roman" w:cstheme="minorHAnsi"/>
          <w:i/>
          <w:iCs/>
          <w:color w:val="000000" w:themeColor="text1"/>
        </w:rPr>
        <w:t>Google Fonts</w:t>
      </w:r>
      <w:r w:rsidRPr="005C0604">
        <w:rPr>
          <w:rFonts w:eastAsia="Times New Roman" w:cstheme="minorHAnsi"/>
          <w:color w:val="000000" w:themeColor="text1"/>
        </w:rPr>
        <w:t>. Available at: https://fonts.google.com/ (Accessed: 13 August 2020).</w:t>
      </w:r>
    </w:p>
    <w:p w14:paraId="19A78B30" w14:textId="44D35DD4" w:rsidR="004C1446" w:rsidRPr="005C0604" w:rsidRDefault="004C1446" w:rsidP="005C0604">
      <w:pPr>
        <w:pStyle w:val="ListParagraph"/>
        <w:numPr>
          <w:ilvl w:val="0"/>
          <w:numId w:val="18"/>
        </w:numPr>
        <w:rPr>
          <w:rFonts w:eastAsia="Times New Roman" w:cstheme="minorHAnsi"/>
          <w:color w:val="000000" w:themeColor="text1"/>
        </w:rPr>
      </w:pPr>
      <w:r w:rsidRPr="005C0604">
        <w:rPr>
          <w:rFonts w:eastAsia="Times New Roman" w:cstheme="minorHAnsi"/>
          <w:color w:val="000000" w:themeColor="text1"/>
        </w:rPr>
        <w:t>Kaggle (2020a) “</w:t>
      </w:r>
      <w:r w:rsidRPr="005C0604">
        <w:rPr>
          <w:rFonts w:eastAsia="Times New Roman" w:cstheme="minorHAnsi"/>
          <w:i/>
          <w:iCs/>
          <w:color w:val="000000" w:themeColor="text1"/>
        </w:rPr>
        <w:t>Top Spotify songs from 2010-2019</w:t>
      </w:r>
      <w:r w:rsidRPr="005C0604">
        <w:rPr>
          <w:rFonts w:eastAsia="Times New Roman" w:cstheme="minorHAnsi"/>
          <w:color w:val="000000" w:themeColor="text1"/>
        </w:rPr>
        <w:t xml:space="preserve">”, datafile.csv. Available at: </w:t>
      </w:r>
      <w:proofErr w:type="gramStart"/>
      <w:r w:rsidRPr="005C0604">
        <w:rPr>
          <w:rFonts w:eastAsia="Times New Roman" w:cstheme="minorHAnsi"/>
          <w:color w:val="000000" w:themeColor="text1"/>
        </w:rPr>
        <w:t>https://www.kaggle.com/leonardopena/top-spotify-songs-from-20102019-by-year?select=top10s.csv  (</w:t>
      </w:r>
      <w:proofErr w:type="gramEnd"/>
      <w:r w:rsidRPr="005C0604">
        <w:rPr>
          <w:rFonts w:eastAsia="Times New Roman" w:cstheme="minorHAnsi"/>
          <w:color w:val="000000" w:themeColor="text1"/>
        </w:rPr>
        <w:t>viewed 05th August 2020).</w:t>
      </w:r>
    </w:p>
    <w:p w14:paraId="70DA14C3" w14:textId="2DF2F223" w:rsidR="004C1446" w:rsidRPr="005C0604" w:rsidRDefault="004C1446" w:rsidP="005C0604">
      <w:pPr>
        <w:pStyle w:val="ListParagraph"/>
        <w:numPr>
          <w:ilvl w:val="0"/>
          <w:numId w:val="18"/>
        </w:numPr>
        <w:rPr>
          <w:rFonts w:eastAsia="Times New Roman" w:cstheme="minorHAnsi"/>
          <w:color w:val="000000" w:themeColor="text1"/>
        </w:rPr>
      </w:pPr>
      <w:r w:rsidRPr="005C0604">
        <w:rPr>
          <w:rFonts w:eastAsia="Times New Roman" w:cstheme="minorHAnsi"/>
          <w:color w:val="000000" w:themeColor="text1"/>
        </w:rPr>
        <w:t>Kaggle (2020b) “</w:t>
      </w:r>
      <w:r w:rsidRPr="005C0604">
        <w:rPr>
          <w:rFonts w:eastAsia="Times New Roman" w:cstheme="minorHAnsi"/>
          <w:i/>
          <w:iCs/>
          <w:color w:val="000000" w:themeColor="text1"/>
        </w:rPr>
        <w:t>Music artists popularity</w:t>
      </w:r>
      <w:r w:rsidRPr="005C0604">
        <w:rPr>
          <w:rFonts w:eastAsia="Times New Roman" w:cstheme="minorHAnsi"/>
          <w:color w:val="000000" w:themeColor="text1"/>
        </w:rPr>
        <w:t>”, datafile.csv. Available at: https://www.kaggle.com/pieca111/music-artists-popularity (</w:t>
      </w:r>
      <w:proofErr w:type="spellStart"/>
      <w:r w:rsidR="00D6024B" w:rsidRPr="005C0604">
        <w:rPr>
          <w:rFonts w:eastAsia="Times New Roman" w:cstheme="minorHAnsi"/>
          <w:color w:val="000000" w:themeColor="text1"/>
        </w:rPr>
        <w:t>accesed</w:t>
      </w:r>
      <w:proofErr w:type="spellEnd"/>
      <w:r w:rsidRPr="005C0604">
        <w:rPr>
          <w:rFonts w:eastAsia="Times New Roman" w:cstheme="minorHAnsi"/>
          <w:color w:val="000000" w:themeColor="text1"/>
        </w:rPr>
        <w:t xml:space="preserve"> 05th August 2020).</w:t>
      </w:r>
    </w:p>
    <w:p w14:paraId="01704B2B" w14:textId="5DA56221" w:rsidR="5F8CC060" w:rsidRPr="005C0604" w:rsidRDefault="1875BEF9" w:rsidP="005C0604">
      <w:pPr>
        <w:pStyle w:val="ListParagraph"/>
        <w:numPr>
          <w:ilvl w:val="0"/>
          <w:numId w:val="18"/>
        </w:numPr>
        <w:rPr>
          <w:rFonts w:eastAsia="Times New Roman" w:cstheme="minorHAnsi"/>
          <w:color w:val="000000" w:themeColor="text1"/>
        </w:rPr>
      </w:pPr>
      <w:proofErr w:type="spellStart"/>
      <w:r w:rsidRPr="005C0604">
        <w:rPr>
          <w:rFonts w:eastAsia="Times New Roman" w:cstheme="minorHAnsi"/>
          <w:color w:val="000000" w:themeColor="text1"/>
        </w:rPr>
        <w:t>McClave</w:t>
      </w:r>
      <w:proofErr w:type="spellEnd"/>
      <w:r w:rsidRPr="005C0604">
        <w:rPr>
          <w:rFonts w:eastAsia="Times New Roman" w:cstheme="minorHAnsi"/>
          <w:color w:val="000000" w:themeColor="text1"/>
        </w:rPr>
        <w:t xml:space="preserve">, J. T., Benson, P. G., &amp; </w:t>
      </w:r>
      <w:proofErr w:type="spellStart"/>
      <w:r w:rsidRPr="005C0604">
        <w:rPr>
          <w:rFonts w:eastAsia="Times New Roman" w:cstheme="minorHAnsi"/>
          <w:color w:val="000000" w:themeColor="text1"/>
        </w:rPr>
        <w:t>Sincich</w:t>
      </w:r>
      <w:proofErr w:type="spellEnd"/>
      <w:r w:rsidRPr="005C0604">
        <w:rPr>
          <w:rFonts w:eastAsia="Times New Roman" w:cstheme="minorHAnsi"/>
          <w:color w:val="000000" w:themeColor="text1"/>
        </w:rPr>
        <w:t xml:space="preserve">, T. (2014). </w:t>
      </w:r>
      <w:r w:rsidRPr="005C0604">
        <w:rPr>
          <w:rFonts w:eastAsia="Times New Roman" w:cstheme="minorHAnsi"/>
          <w:i/>
          <w:color w:val="000000" w:themeColor="text1"/>
        </w:rPr>
        <w:t>Statistics for business and economics</w:t>
      </w:r>
      <w:r w:rsidRPr="005C0604">
        <w:rPr>
          <w:rFonts w:eastAsia="Times New Roman" w:cstheme="minorHAnsi"/>
          <w:color w:val="000000" w:themeColor="text1"/>
        </w:rPr>
        <w:t>. Upper Saddle River, NJ, Pearson/Prentice Hall.</w:t>
      </w:r>
    </w:p>
    <w:p w14:paraId="454EE6F3" w14:textId="4AA46938" w:rsidR="004C1446" w:rsidRPr="005C0604" w:rsidRDefault="00356E71" w:rsidP="005C0604">
      <w:pPr>
        <w:pStyle w:val="ListParagraph"/>
        <w:numPr>
          <w:ilvl w:val="0"/>
          <w:numId w:val="18"/>
        </w:numPr>
        <w:rPr>
          <w:rFonts w:eastAsia="Times New Roman" w:cstheme="minorHAnsi"/>
          <w:color w:val="000000" w:themeColor="text1"/>
        </w:rPr>
      </w:pPr>
      <w:r w:rsidRPr="005C0604">
        <w:rPr>
          <w:rFonts w:eastAsia="Times New Roman" w:cstheme="minorHAnsi"/>
          <w:color w:val="000000" w:themeColor="text1"/>
        </w:rPr>
        <w:t>Piktochart</w:t>
      </w:r>
      <w:r w:rsidR="007A1BB6" w:rsidRPr="005C0604">
        <w:rPr>
          <w:rFonts w:eastAsia="Times New Roman" w:cstheme="minorHAnsi"/>
          <w:color w:val="000000" w:themeColor="text1"/>
        </w:rPr>
        <w:t xml:space="preserve"> (2020), Available at: </w:t>
      </w:r>
      <w:hyperlink r:id="rId26" w:history="1">
        <w:r w:rsidR="007A1BB6" w:rsidRPr="005C0604">
          <w:rPr>
            <w:rFonts w:eastAsia="Times New Roman" w:cstheme="minorHAnsi"/>
            <w:color w:val="000000" w:themeColor="text1"/>
          </w:rPr>
          <w:t>https://piktochart.com/</w:t>
        </w:r>
      </w:hyperlink>
      <w:r w:rsidR="004A069E" w:rsidRPr="005C0604">
        <w:rPr>
          <w:rFonts w:eastAsia="Times New Roman" w:cstheme="minorHAnsi"/>
          <w:color w:val="000000" w:themeColor="text1"/>
        </w:rPr>
        <w:t>.</w:t>
      </w:r>
    </w:p>
    <w:p w14:paraId="12B284D9" w14:textId="443E21DA" w:rsidR="004C1446" w:rsidRPr="005C0604" w:rsidRDefault="004C1446" w:rsidP="005C0604">
      <w:pPr>
        <w:pStyle w:val="ListParagraph"/>
        <w:numPr>
          <w:ilvl w:val="0"/>
          <w:numId w:val="18"/>
        </w:numPr>
        <w:rPr>
          <w:rFonts w:eastAsia="Times New Roman" w:cstheme="minorHAnsi"/>
          <w:color w:val="000000" w:themeColor="text1"/>
        </w:rPr>
      </w:pPr>
      <w:r w:rsidRPr="005C0604">
        <w:rPr>
          <w:rFonts w:eastAsia="Times New Roman" w:cstheme="minorHAnsi"/>
          <w:color w:val="000000" w:themeColor="text1"/>
        </w:rPr>
        <w:t>Playlist Machinery (2020), “</w:t>
      </w:r>
      <w:r w:rsidRPr="005C0604">
        <w:rPr>
          <w:rFonts w:eastAsia="Times New Roman" w:cstheme="minorHAnsi"/>
          <w:i/>
          <w:iCs/>
          <w:color w:val="000000" w:themeColor="text1"/>
        </w:rPr>
        <w:t>Organise your music</w:t>
      </w:r>
      <w:r w:rsidRPr="005C0604">
        <w:rPr>
          <w:rFonts w:eastAsia="Times New Roman" w:cstheme="minorHAnsi"/>
          <w:color w:val="000000" w:themeColor="text1"/>
        </w:rPr>
        <w:t>”, Playlist Machinery. Available at: http://organizeyourmusic.playlistmachinery.com/ (</w:t>
      </w:r>
      <w:proofErr w:type="spellStart"/>
      <w:r w:rsidR="00D6024B" w:rsidRPr="005C0604">
        <w:rPr>
          <w:rFonts w:eastAsia="Times New Roman" w:cstheme="minorHAnsi"/>
          <w:color w:val="000000" w:themeColor="text1"/>
        </w:rPr>
        <w:t>accesed</w:t>
      </w:r>
      <w:proofErr w:type="spellEnd"/>
      <w:r w:rsidRPr="005C0604">
        <w:rPr>
          <w:rFonts w:eastAsia="Times New Roman" w:cstheme="minorHAnsi"/>
          <w:color w:val="000000" w:themeColor="text1"/>
        </w:rPr>
        <w:t xml:space="preserve"> 05th August 2020).</w:t>
      </w:r>
    </w:p>
    <w:p w14:paraId="262327FE" w14:textId="47817461" w:rsidR="004C1446" w:rsidRPr="005C0604" w:rsidRDefault="004C1446" w:rsidP="005C0604">
      <w:pPr>
        <w:pStyle w:val="ListParagraph"/>
        <w:numPr>
          <w:ilvl w:val="0"/>
          <w:numId w:val="18"/>
        </w:numPr>
        <w:rPr>
          <w:rFonts w:eastAsia="Times New Roman" w:cstheme="minorHAnsi"/>
          <w:color w:val="000000" w:themeColor="text1"/>
        </w:rPr>
      </w:pPr>
      <w:r w:rsidRPr="005C0604">
        <w:rPr>
          <w:rFonts w:eastAsia="Times New Roman" w:cstheme="minorHAnsi"/>
          <w:color w:val="000000" w:themeColor="text1"/>
        </w:rPr>
        <w:t xml:space="preserve">YouTube (2003) </w:t>
      </w:r>
      <w:r w:rsidRPr="005C0604">
        <w:rPr>
          <w:rFonts w:eastAsia="Times New Roman" w:cstheme="minorHAnsi"/>
          <w:i/>
          <w:iCs/>
          <w:color w:val="000000" w:themeColor="text1"/>
        </w:rPr>
        <w:t>“Crazy in Love”,</w:t>
      </w:r>
      <w:r w:rsidRPr="005C0604">
        <w:rPr>
          <w:rFonts w:eastAsia="Times New Roman" w:cstheme="minorHAnsi"/>
          <w:color w:val="000000" w:themeColor="text1"/>
        </w:rPr>
        <w:t xml:space="preserve"> YouTube video, added by Beyoncé [Online]. Available at: https://www.youtube.com/watch?v=ViwtNLUqkMY (</w:t>
      </w:r>
      <w:r w:rsidR="00D6024B" w:rsidRPr="005C0604">
        <w:rPr>
          <w:rFonts w:eastAsia="Times New Roman" w:cstheme="minorHAnsi"/>
          <w:color w:val="000000" w:themeColor="text1"/>
        </w:rPr>
        <w:t>accessed</w:t>
      </w:r>
      <w:r w:rsidRPr="005C0604">
        <w:rPr>
          <w:rFonts w:eastAsia="Times New Roman" w:cstheme="minorHAnsi"/>
          <w:color w:val="000000" w:themeColor="text1"/>
        </w:rPr>
        <w:t xml:space="preserve"> 05th August 2020).</w:t>
      </w:r>
    </w:p>
    <w:p w14:paraId="52640ACA" w14:textId="642AD986" w:rsidR="5F8CC060" w:rsidRPr="005C0604" w:rsidRDefault="004C1446" w:rsidP="005C0604">
      <w:pPr>
        <w:pStyle w:val="ListParagraph"/>
        <w:numPr>
          <w:ilvl w:val="0"/>
          <w:numId w:val="18"/>
        </w:numPr>
        <w:rPr>
          <w:rFonts w:eastAsia="Times New Roman" w:cstheme="minorHAnsi"/>
          <w:color w:val="000000" w:themeColor="text1"/>
        </w:rPr>
      </w:pPr>
      <w:r w:rsidRPr="005C0604">
        <w:rPr>
          <w:rFonts w:eastAsia="Times New Roman" w:cstheme="minorHAnsi"/>
          <w:color w:val="000000" w:themeColor="text1"/>
        </w:rPr>
        <w:t>YouTube (2017) “</w:t>
      </w:r>
      <w:r w:rsidRPr="005C0604">
        <w:rPr>
          <w:rFonts w:eastAsia="Times New Roman" w:cstheme="minorHAnsi"/>
          <w:i/>
          <w:iCs/>
          <w:color w:val="000000" w:themeColor="text1"/>
        </w:rPr>
        <w:t>Taylor Swift – Look what you made me do chorus loop</w:t>
      </w:r>
      <w:r w:rsidRPr="005C0604">
        <w:rPr>
          <w:rFonts w:eastAsia="Times New Roman" w:cstheme="minorHAnsi"/>
          <w:color w:val="000000" w:themeColor="text1"/>
        </w:rPr>
        <w:t>”, YouTube video, added by SkyLINX [Online]. Available at: https://www.youtube.com/watch?v=A-FQh3V05Ko (</w:t>
      </w:r>
      <w:proofErr w:type="spellStart"/>
      <w:r w:rsidR="00D6024B" w:rsidRPr="005C0604">
        <w:rPr>
          <w:rFonts w:eastAsia="Times New Roman" w:cstheme="minorHAnsi"/>
          <w:color w:val="000000" w:themeColor="text1"/>
        </w:rPr>
        <w:t>accesed</w:t>
      </w:r>
      <w:proofErr w:type="spellEnd"/>
      <w:r w:rsidRPr="005C0604">
        <w:rPr>
          <w:rFonts w:eastAsia="Times New Roman" w:cstheme="minorHAnsi"/>
          <w:color w:val="000000" w:themeColor="text1"/>
        </w:rPr>
        <w:t xml:space="preserve"> 05th August 2020).</w:t>
      </w:r>
    </w:p>
    <w:p w14:paraId="403506DE" w14:textId="5DE827C3" w:rsidR="032084F4" w:rsidRDefault="032084F4" w:rsidP="032084F4">
      <w:pPr>
        <w:rPr>
          <w:lang w:val="en-GB"/>
        </w:rPr>
      </w:pPr>
    </w:p>
    <w:p w14:paraId="1E341A1B" w14:textId="77777777" w:rsidR="00C45C9E" w:rsidRPr="00C45C9E" w:rsidRDefault="00C45C9E" w:rsidP="00CD73E5">
      <w:pPr>
        <w:rPr>
          <w:lang w:val="en-GB"/>
        </w:rPr>
      </w:pPr>
    </w:p>
    <w:sectPr w:rsidR="00C45C9E" w:rsidRPr="00C45C9E" w:rsidSect="00C45C9E">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34C40F" w14:textId="77777777" w:rsidR="00B67F7D" w:rsidRDefault="00B67F7D" w:rsidP="000A79F9">
      <w:pPr>
        <w:spacing w:after="0" w:line="240" w:lineRule="auto"/>
      </w:pPr>
      <w:r>
        <w:separator/>
      </w:r>
    </w:p>
  </w:endnote>
  <w:endnote w:type="continuationSeparator" w:id="0">
    <w:p w14:paraId="6BB23A87" w14:textId="77777777" w:rsidR="00B67F7D" w:rsidRDefault="00B67F7D" w:rsidP="000A79F9">
      <w:pPr>
        <w:spacing w:after="0" w:line="240" w:lineRule="auto"/>
      </w:pPr>
      <w:r>
        <w:continuationSeparator/>
      </w:r>
    </w:p>
  </w:endnote>
  <w:endnote w:type="continuationNotice" w:id="1">
    <w:p w14:paraId="4E11029E" w14:textId="77777777" w:rsidR="00B67F7D" w:rsidRDefault="00B67F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1328520"/>
      <w:docPartObj>
        <w:docPartGallery w:val="Page Numbers (Bottom of Page)"/>
        <w:docPartUnique/>
      </w:docPartObj>
    </w:sdtPr>
    <w:sdtEndPr>
      <w:rPr>
        <w:noProof/>
      </w:rPr>
    </w:sdtEndPr>
    <w:sdtContent>
      <w:p w14:paraId="0421240D" w14:textId="2D05EF50" w:rsidR="00901C67" w:rsidRDefault="00901C6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66AB2E" w14:textId="77777777" w:rsidR="00901C67" w:rsidRDefault="00901C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82969" w14:textId="77777777" w:rsidR="00B67F7D" w:rsidRDefault="00B67F7D" w:rsidP="000A79F9">
      <w:pPr>
        <w:spacing w:after="0" w:line="240" w:lineRule="auto"/>
      </w:pPr>
      <w:r>
        <w:separator/>
      </w:r>
    </w:p>
  </w:footnote>
  <w:footnote w:type="continuationSeparator" w:id="0">
    <w:p w14:paraId="36ADD058" w14:textId="77777777" w:rsidR="00B67F7D" w:rsidRDefault="00B67F7D" w:rsidP="000A79F9">
      <w:pPr>
        <w:spacing w:after="0" w:line="240" w:lineRule="auto"/>
      </w:pPr>
      <w:r>
        <w:continuationSeparator/>
      </w:r>
    </w:p>
  </w:footnote>
  <w:footnote w:type="continuationNotice" w:id="1">
    <w:p w14:paraId="42D9E20B" w14:textId="77777777" w:rsidR="00B67F7D" w:rsidRDefault="00B67F7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3D47"/>
    <w:multiLevelType w:val="hybridMultilevel"/>
    <w:tmpl w:val="080AC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C95FA8"/>
    <w:multiLevelType w:val="hybridMultilevel"/>
    <w:tmpl w:val="D31C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3B7DCE"/>
    <w:multiLevelType w:val="hybridMultilevel"/>
    <w:tmpl w:val="4D60D9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6863D28"/>
    <w:multiLevelType w:val="hybridMultilevel"/>
    <w:tmpl w:val="BE4AA64E"/>
    <w:lvl w:ilvl="0" w:tplc="0809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9A4384E"/>
    <w:multiLevelType w:val="hybridMultilevel"/>
    <w:tmpl w:val="FFFFFFFF"/>
    <w:lvl w:ilvl="0" w:tplc="72A6BA62">
      <w:start w:val="1"/>
      <w:numFmt w:val="bullet"/>
      <w:lvlText w:val=""/>
      <w:lvlJc w:val="left"/>
      <w:pPr>
        <w:ind w:left="720" w:hanging="360"/>
      </w:pPr>
      <w:rPr>
        <w:rFonts w:ascii="Symbol" w:hAnsi="Symbol" w:hint="default"/>
      </w:rPr>
    </w:lvl>
    <w:lvl w:ilvl="1" w:tplc="D720717E">
      <w:start w:val="1"/>
      <w:numFmt w:val="bullet"/>
      <w:lvlText w:val="o"/>
      <w:lvlJc w:val="left"/>
      <w:pPr>
        <w:ind w:left="1440" w:hanging="360"/>
      </w:pPr>
      <w:rPr>
        <w:rFonts w:ascii="Courier New" w:hAnsi="Courier New" w:hint="default"/>
      </w:rPr>
    </w:lvl>
    <w:lvl w:ilvl="2" w:tplc="869EFA38">
      <w:start w:val="1"/>
      <w:numFmt w:val="bullet"/>
      <w:lvlText w:val=""/>
      <w:lvlJc w:val="left"/>
      <w:pPr>
        <w:ind w:left="2160" w:hanging="360"/>
      </w:pPr>
      <w:rPr>
        <w:rFonts w:ascii="Wingdings" w:hAnsi="Wingdings" w:hint="default"/>
      </w:rPr>
    </w:lvl>
    <w:lvl w:ilvl="3" w:tplc="F8CE93AA">
      <w:start w:val="1"/>
      <w:numFmt w:val="bullet"/>
      <w:lvlText w:val=""/>
      <w:lvlJc w:val="left"/>
      <w:pPr>
        <w:ind w:left="2880" w:hanging="360"/>
      </w:pPr>
      <w:rPr>
        <w:rFonts w:ascii="Symbol" w:hAnsi="Symbol" w:hint="default"/>
      </w:rPr>
    </w:lvl>
    <w:lvl w:ilvl="4" w:tplc="7C263E7C">
      <w:start w:val="1"/>
      <w:numFmt w:val="bullet"/>
      <w:lvlText w:val="o"/>
      <w:lvlJc w:val="left"/>
      <w:pPr>
        <w:ind w:left="3600" w:hanging="360"/>
      </w:pPr>
      <w:rPr>
        <w:rFonts w:ascii="Courier New" w:hAnsi="Courier New" w:hint="default"/>
      </w:rPr>
    </w:lvl>
    <w:lvl w:ilvl="5" w:tplc="8376C90A">
      <w:start w:val="1"/>
      <w:numFmt w:val="bullet"/>
      <w:lvlText w:val=""/>
      <w:lvlJc w:val="left"/>
      <w:pPr>
        <w:ind w:left="4320" w:hanging="360"/>
      </w:pPr>
      <w:rPr>
        <w:rFonts w:ascii="Wingdings" w:hAnsi="Wingdings" w:hint="default"/>
      </w:rPr>
    </w:lvl>
    <w:lvl w:ilvl="6" w:tplc="2B7224B4">
      <w:start w:val="1"/>
      <w:numFmt w:val="bullet"/>
      <w:lvlText w:val=""/>
      <w:lvlJc w:val="left"/>
      <w:pPr>
        <w:ind w:left="5040" w:hanging="360"/>
      </w:pPr>
      <w:rPr>
        <w:rFonts w:ascii="Symbol" w:hAnsi="Symbol" w:hint="default"/>
      </w:rPr>
    </w:lvl>
    <w:lvl w:ilvl="7" w:tplc="995E21EA">
      <w:start w:val="1"/>
      <w:numFmt w:val="bullet"/>
      <w:lvlText w:val="o"/>
      <w:lvlJc w:val="left"/>
      <w:pPr>
        <w:ind w:left="5760" w:hanging="360"/>
      </w:pPr>
      <w:rPr>
        <w:rFonts w:ascii="Courier New" w:hAnsi="Courier New" w:hint="default"/>
      </w:rPr>
    </w:lvl>
    <w:lvl w:ilvl="8" w:tplc="6BD2C952">
      <w:start w:val="1"/>
      <w:numFmt w:val="bullet"/>
      <w:lvlText w:val=""/>
      <w:lvlJc w:val="left"/>
      <w:pPr>
        <w:ind w:left="6480" w:hanging="360"/>
      </w:pPr>
      <w:rPr>
        <w:rFonts w:ascii="Wingdings" w:hAnsi="Wingdings" w:hint="default"/>
      </w:rPr>
    </w:lvl>
  </w:abstractNum>
  <w:abstractNum w:abstractNumId="5" w15:restartNumberingAfterBreak="0">
    <w:nsid w:val="38696296"/>
    <w:multiLevelType w:val="hybridMultilevel"/>
    <w:tmpl w:val="DA44F2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C0954B0"/>
    <w:multiLevelType w:val="multilevel"/>
    <w:tmpl w:val="606EE3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792D0A"/>
    <w:multiLevelType w:val="multilevel"/>
    <w:tmpl w:val="43E05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FB2723"/>
    <w:multiLevelType w:val="multilevel"/>
    <w:tmpl w:val="6366CA9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FFA9CD"/>
    <w:multiLevelType w:val="hybridMultilevel"/>
    <w:tmpl w:val="D757E6A9"/>
    <w:lvl w:ilvl="0" w:tplc="FFFFFFFF">
      <w:start w:val="1"/>
      <w:numFmt w:val="ideographDigital"/>
      <w:lvlText w:val=""/>
      <w:lvlJc w:val="left"/>
    </w:lvl>
    <w:lvl w:ilvl="1" w:tplc="FFFFFFFF">
      <w:start w:val="1"/>
      <w:numFmt w:val="lowerLetter"/>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503C4B48"/>
    <w:multiLevelType w:val="hybridMultilevel"/>
    <w:tmpl w:val="E708D5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33277E2"/>
    <w:multiLevelType w:val="hybridMultilevel"/>
    <w:tmpl w:val="519C3CE4"/>
    <w:lvl w:ilvl="0" w:tplc="0809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8020360"/>
    <w:multiLevelType w:val="hybridMultilevel"/>
    <w:tmpl w:val="4D60D9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2245BAC"/>
    <w:multiLevelType w:val="hybridMultilevel"/>
    <w:tmpl w:val="24EAB05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3F57163"/>
    <w:multiLevelType w:val="multilevel"/>
    <w:tmpl w:val="5A7A96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823D36"/>
    <w:multiLevelType w:val="multilevel"/>
    <w:tmpl w:val="DD00D1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3052C7"/>
    <w:multiLevelType w:val="hybridMultilevel"/>
    <w:tmpl w:val="DA44F2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CD834E2"/>
    <w:multiLevelType w:val="multilevel"/>
    <w:tmpl w:val="039026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9"/>
  </w:num>
  <w:num w:numId="3">
    <w:abstractNumId w:val="10"/>
  </w:num>
  <w:num w:numId="4">
    <w:abstractNumId w:val="1"/>
  </w:num>
  <w:num w:numId="5">
    <w:abstractNumId w:val="7"/>
  </w:num>
  <w:num w:numId="6">
    <w:abstractNumId w:val="14"/>
  </w:num>
  <w:num w:numId="7">
    <w:abstractNumId w:val="6"/>
  </w:num>
  <w:num w:numId="8">
    <w:abstractNumId w:val="17"/>
  </w:num>
  <w:num w:numId="9">
    <w:abstractNumId w:val="15"/>
  </w:num>
  <w:num w:numId="10">
    <w:abstractNumId w:val="8"/>
  </w:num>
  <w:num w:numId="11">
    <w:abstractNumId w:val="5"/>
  </w:num>
  <w:num w:numId="12">
    <w:abstractNumId w:val="12"/>
  </w:num>
  <w:num w:numId="13">
    <w:abstractNumId w:val="2"/>
  </w:num>
  <w:num w:numId="14">
    <w:abstractNumId w:val="11"/>
  </w:num>
  <w:num w:numId="15">
    <w:abstractNumId w:val="16"/>
  </w:num>
  <w:num w:numId="16">
    <w:abstractNumId w:val="3"/>
  </w:num>
  <w:num w:numId="17">
    <w:abstractNumId w:val="0"/>
  </w:num>
  <w:num w:numId="1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ia Teresa Ruiz Ventaja">
    <w15:presenceInfo w15:providerId="AD" w15:userId="S::x19222041@student.ncirl.ie::a5a07f78-fad2-4e05-9f5f-21a98b0571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8B3A98"/>
    <w:rsid w:val="00006B9B"/>
    <w:rsid w:val="000112AA"/>
    <w:rsid w:val="0002138F"/>
    <w:rsid w:val="0003146F"/>
    <w:rsid w:val="00037763"/>
    <w:rsid w:val="00040C85"/>
    <w:rsid w:val="00042B7E"/>
    <w:rsid w:val="00050F77"/>
    <w:rsid w:val="00063A14"/>
    <w:rsid w:val="00064BD2"/>
    <w:rsid w:val="00067FBC"/>
    <w:rsid w:val="00080768"/>
    <w:rsid w:val="00090352"/>
    <w:rsid w:val="000945DE"/>
    <w:rsid w:val="000A4B54"/>
    <w:rsid w:val="000A79F9"/>
    <w:rsid w:val="000C11BA"/>
    <w:rsid w:val="000C6141"/>
    <w:rsid w:val="000F34B8"/>
    <w:rsid w:val="000F736B"/>
    <w:rsid w:val="001043F1"/>
    <w:rsid w:val="0011053C"/>
    <w:rsid w:val="001144BC"/>
    <w:rsid w:val="00125149"/>
    <w:rsid w:val="001268AE"/>
    <w:rsid w:val="00135AD8"/>
    <w:rsid w:val="001404AF"/>
    <w:rsid w:val="001459F5"/>
    <w:rsid w:val="00145C7C"/>
    <w:rsid w:val="00146D89"/>
    <w:rsid w:val="00146FBB"/>
    <w:rsid w:val="00154E43"/>
    <w:rsid w:val="00160799"/>
    <w:rsid w:val="00165690"/>
    <w:rsid w:val="0016628C"/>
    <w:rsid w:val="00185EA8"/>
    <w:rsid w:val="00192678"/>
    <w:rsid w:val="001A58FD"/>
    <w:rsid w:val="001B6DF5"/>
    <w:rsid w:val="001C1D7C"/>
    <w:rsid w:val="001C3949"/>
    <w:rsid w:val="001C7E2C"/>
    <w:rsid w:val="001E09D1"/>
    <w:rsid w:val="001E2CA1"/>
    <w:rsid w:val="001E3E90"/>
    <w:rsid w:val="001F3320"/>
    <w:rsid w:val="001F5AE6"/>
    <w:rsid w:val="001F7A2B"/>
    <w:rsid w:val="00204CB3"/>
    <w:rsid w:val="00205867"/>
    <w:rsid w:val="00205FAC"/>
    <w:rsid w:val="00211A40"/>
    <w:rsid w:val="00217767"/>
    <w:rsid w:val="00224FFF"/>
    <w:rsid w:val="00225CA5"/>
    <w:rsid w:val="00226A11"/>
    <w:rsid w:val="002301F5"/>
    <w:rsid w:val="00237194"/>
    <w:rsid w:val="002529B9"/>
    <w:rsid w:val="00255ACB"/>
    <w:rsid w:val="00257123"/>
    <w:rsid w:val="00272662"/>
    <w:rsid w:val="002738E7"/>
    <w:rsid w:val="00284F01"/>
    <w:rsid w:val="00287376"/>
    <w:rsid w:val="00287CC2"/>
    <w:rsid w:val="002914DC"/>
    <w:rsid w:val="002A0C6B"/>
    <w:rsid w:val="002A1B81"/>
    <w:rsid w:val="002A42DA"/>
    <w:rsid w:val="002A6EFE"/>
    <w:rsid w:val="002B0971"/>
    <w:rsid w:val="002B0EAC"/>
    <w:rsid w:val="002B7D05"/>
    <w:rsid w:val="002B7F59"/>
    <w:rsid w:val="002C277D"/>
    <w:rsid w:val="002C42B0"/>
    <w:rsid w:val="002C48ED"/>
    <w:rsid w:val="002D2EFE"/>
    <w:rsid w:val="002D74C5"/>
    <w:rsid w:val="002E0F84"/>
    <w:rsid w:val="002E4624"/>
    <w:rsid w:val="002E4D8A"/>
    <w:rsid w:val="002E54D6"/>
    <w:rsid w:val="00307FAE"/>
    <w:rsid w:val="00315B11"/>
    <w:rsid w:val="00320A38"/>
    <w:rsid w:val="00322752"/>
    <w:rsid w:val="003230EC"/>
    <w:rsid w:val="00323180"/>
    <w:rsid w:val="00327992"/>
    <w:rsid w:val="00333832"/>
    <w:rsid w:val="003458E9"/>
    <w:rsid w:val="00356487"/>
    <w:rsid w:val="00356DD9"/>
    <w:rsid w:val="00356E71"/>
    <w:rsid w:val="003753C8"/>
    <w:rsid w:val="00377C25"/>
    <w:rsid w:val="00380346"/>
    <w:rsid w:val="0038126E"/>
    <w:rsid w:val="003830BA"/>
    <w:rsid w:val="00384D9F"/>
    <w:rsid w:val="00393B32"/>
    <w:rsid w:val="00393CB1"/>
    <w:rsid w:val="0039604D"/>
    <w:rsid w:val="003A07C6"/>
    <w:rsid w:val="003A77F3"/>
    <w:rsid w:val="003B226A"/>
    <w:rsid w:val="003B3F92"/>
    <w:rsid w:val="003C198E"/>
    <w:rsid w:val="003E5F54"/>
    <w:rsid w:val="003E6546"/>
    <w:rsid w:val="003F4F09"/>
    <w:rsid w:val="003F56D3"/>
    <w:rsid w:val="003F668A"/>
    <w:rsid w:val="003FCAC6"/>
    <w:rsid w:val="00402B2C"/>
    <w:rsid w:val="004061F3"/>
    <w:rsid w:val="004110ED"/>
    <w:rsid w:val="00434CF5"/>
    <w:rsid w:val="00441161"/>
    <w:rsid w:val="00462AE3"/>
    <w:rsid w:val="0046622E"/>
    <w:rsid w:val="00466CE2"/>
    <w:rsid w:val="0047722B"/>
    <w:rsid w:val="00482749"/>
    <w:rsid w:val="004873E2"/>
    <w:rsid w:val="00490789"/>
    <w:rsid w:val="00491653"/>
    <w:rsid w:val="004A069E"/>
    <w:rsid w:val="004A26EA"/>
    <w:rsid w:val="004A712B"/>
    <w:rsid w:val="004B06DB"/>
    <w:rsid w:val="004B5F41"/>
    <w:rsid w:val="004C1446"/>
    <w:rsid w:val="004C6BC8"/>
    <w:rsid w:val="004D255D"/>
    <w:rsid w:val="004D34E2"/>
    <w:rsid w:val="004E6D92"/>
    <w:rsid w:val="00507927"/>
    <w:rsid w:val="005128B2"/>
    <w:rsid w:val="005144BD"/>
    <w:rsid w:val="005228D6"/>
    <w:rsid w:val="00524CF0"/>
    <w:rsid w:val="00524EB4"/>
    <w:rsid w:val="005315C8"/>
    <w:rsid w:val="00531CA2"/>
    <w:rsid w:val="005332DA"/>
    <w:rsid w:val="00536163"/>
    <w:rsid w:val="005422CC"/>
    <w:rsid w:val="005427ED"/>
    <w:rsid w:val="00554487"/>
    <w:rsid w:val="00555D28"/>
    <w:rsid w:val="005716A0"/>
    <w:rsid w:val="00573396"/>
    <w:rsid w:val="00585D43"/>
    <w:rsid w:val="005926EB"/>
    <w:rsid w:val="005B2318"/>
    <w:rsid w:val="005B2FD8"/>
    <w:rsid w:val="005B6DE2"/>
    <w:rsid w:val="005C0003"/>
    <w:rsid w:val="005C0604"/>
    <w:rsid w:val="005C4A29"/>
    <w:rsid w:val="005C646A"/>
    <w:rsid w:val="005E14D3"/>
    <w:rsid w:val="005E154C"/>
    <w:rsid w:val="005E548E"/>
    <w:rsid w:val="005E63D4"/>
    <w:rsid w:val="005F6BD0"/>
    <w:rsid w:val="005F7171"/>
    <w:rsid w:val="00601690"/>
    <w:rsid w:val="006074F4"/>
    <w:rsid w:val="0062744C"/>
    <w:rsid w:val="006367C2"/>
    <w:rsid w:val="00642184"/>
    <w:rsid w:val="006546B8"/>
    <w:rsid w:val="00661DB2"/>
    <w:rsid w:val="0067053C"/>
    <w:rsid w:val="00676D8A"/>
    <w:rsid w:val="00681C34"/>
    <w:rsid w:val="006964F1"/>
    <w:rsid w:val="006A589F"/>
    <w:rsid w:val="006C1C68"/>
    <w:rsid w:val="006C3816"/>
    <w:rsid w:val="006D424B"/>
    <w:rsid w:val="006D4718"/>
    <w:rsid w:val="006D7846"/>
    <w:rsid w:val="006D7FB5"/>
    <w:rsid w:val="006E0A3B"/>
    <w:rsid w:val="006E2DFF"/>
    <w:rsid w:val="006F584B"/>
    <w:rsid w:val="00702B0C"/>
    <w:rsid w:val="007168E5"/>
    <w:rsid w:val="00720DF9"/>
    <w:rsid w:val="007253D1"/>
    <w:rsid w:val="00735157"/>
    <w:rsid w:val="00737F67"/>
    <w:rsid w:val="007457DB"/>
    <w:rsid w:val="007465EE"/>
    <w:rsid w:val="00770EE5"/>
    <w:rsid w:val="00771C6B"/>
    <w:rsid w:val="00781181"/>
    <w:rsid w:val="00795C1F"/>
    <w:rsid w:val="0079649B"/>
    <w:rsid w:val="007A0A18"/>
    <w:rsid w:val="007A1BB6"/>
    <w:rsid w:val="007A5025"/>
    <w:rsid w:val="007A6144"/>
    <w:rsid w:val="007A6BDC"/>
    <w:rsid w:val="007A7EAA"/>
    <w:rsid w:val="007B0153"/>
    <w:rsid w:val="007B6E47"/>
    <w:rsid w:val="007C6E06"/>
    <w:rsid w:val="007D0DE7"/>
    <w:rsid w:val="007D59B9"/>
    <w:rsid w:val="007D6A96"/>
    <w:rsid w:val="007E0DA0"/>
    <w:rsid w:val="007F6227"/>
    <w:rsid w:val="00805095"/>
    <w:rsid w:val="0081477F"/>
    <w:rsid w:val="00814790"/>
    <w:rsid w:val="00815807"/>
    <w:rsid w:val="0082383A"/>
    <w:rsid w:val="00831223"/>
    <w:rsid w:val="008359B7"/>
    <w:rsid w:val="0084534D"/>
    <w:rsid w:val="00846809"/>
    <w:rsid w:val="00860E81"/>
    <w:rsid w:val="00871D46"/>
    <w:rsid w:val="00872B63"/>
    <w:rsid w:val="00873A7B"/>
    <w:rsid w:val="00886340"/>
    <w:rsid w:val="008953ED"/>
    <w:rsid w:val="008A22E4"/>
    <w:rsid w:val="008B1DC8"/>
    <w:rsid w:val="008C5972"/>
    <w:rsid w:val="008D5B57"/>
    <w:rsid w:val="008E45C9"/>
    <w:rsid w:val="008F1524"/>
    <w:rsid w:val="00900F9B"/>
    <w:rsid w:val="00901C67"/>
    <w:rsid w:val="00903DEA"/>
    <w:rsid w:val="00907B9E"/>
    <w:rsid w:val="009316B0"/>
    <w:rsid w:val="00935882"/>
    <w:rsid w:val="009376C8"/>
    <w:rsid w:val="00943574"/>
    <w:rsid w:val="0094694D"/>
    <w:rsid w:val="00952EB2"/>
    <w:rsid w:val="009556C4"/>
    <w:rsid w:val="00966738"/>
    <w:rsid w:val="00971E81"/>
    <w:rsid w:val="00972599"/>
    <w:rsid w:val="00977D80"/>
    <w:rsid w:val="00980C5E"/>
    <w:rsid w:val="00990C60"/>
    <w:rsid w:val="00992414"/>
    <w:rsid w:val="009956F7"/>
    <w:rsid w:val="009A534B"/>
    <w:rsid w:val="009B03FB"/>
    <w:rsid w:val="009B29F9"/>
    <w:rsid w:val="009B4434"/>
    <w:rsid w:val="009C177E"/>
    <w:rsid w:val="009C4C6F"/>
    <w:rsid w:val="009C5510"/>
    <w:rsid w:val="009C7762"/>
    <w:rsid w:val="009C78A9"/>
    <w:rsid w:val="009D1F49"/>
    <w:rsid w:val="009D2BD7"/>
    <w:rsid w:val="009E3275"/>
    <w:rsid w:val="009E33A0"/>
    <w:rsid w:val="009F12D8"/>
    <w:rsid w:val="009F1BFE"/>
    <w:rsid w:val="009F4998"/>
    <w:rsid w:val="00A04F31"/>
    <w:rsid w:val="00A07998"/>
    <w:rsid w:val="00A101F2"/>
    <w:rsid w:val="00A11084"/>
    <w:rsid w:val="00A13D99"/>
    <w:rsid w:val="00A22389"/>
    <w:rsid w:val="00A304DD"/>
    <w:rsid w:val="00A46DA6"/>
    <w:rsid w:val="00A5440B"/>
    <w:rsid w:val="00A6073A"/>
    <w:rsid w:val="00A648BA"/>
    <w:rsid w:val="00A65233"/>
    <w:rsid w:val="00A74022"/>
    <w:rsid w:val="00A76D72"/>
    <w:rsid w:val="00A86D2A"/>
    <w:rsid w:val="00AA37ED"/>
    <w:rsid w:val="00AA5CA8"/>
    <w:rsid w:val="00AB5B27"/>
    <w:rsid w:val="00AB6629"/>
    <w:rsid w:val="00AC2B3D"/>
    <w:rsid w:val="00AC7B34"/>
    <w:rsid w:val="00AD0D4D"/>
    <w:rsid w:val="00AD2BE6"/>
    <w:rsid w:val="00AD344E"/>
    <w:rsid w:val="00AD6886"/>
    <w:rsid w:val="00AE1856"/>
    <w:rsid w:val="00AE37F7"/>
    <w:rsid w:val="00AE45BC"/>
    <w:rsid w:val="00AF702D"/>
    <w:rsid w:val="00AF7913"/>
    <w:rsid w:val="00AF7DFD"/>
    <w:rsid w:val="00B056B3"/>
    <w:rsid w:val="00B11DCC"/>
    <w:rsid w:val="00B1300A"/>
    <w:rsid w:val="00B2410A"/>
    <w:rsid w:val="00B246EB"/>
    <w:rsid w:val="00B24A04"/>
    <w:rsid w:val="00B26F8F"/>
    <w:rsid w:val="00B3386D"/>
    <w:rsid w:val="00B37672"/>
    <w:rsid w:val="00B40F38"/>
    <w:rsid w:val="00B41272"/>
    <w:rsid w:val="00B450C2"/>
    <w:rsid w:val="00B52CAF"/>
    <w:rsid w:val="00B53AEA"/>
    <w:rsid w:val="00B54867"/>
    <w:rsid w:val="00B56087"/>
    <w:rsid w:val="00B632BB"/>
    <w:rsid w:val="00B63E6F"/>
    <w:rsid w:val="00B67F7D"/>
    <w:rsid w:val="00B774C6"/>
    <w:rsid w:val="00B80245"/>
    <w:rsid w:val="00B97BFB"/>
    <w:rsid w:val="00BA451B"/>
    <w:rsid w:val="00BB560B"/>
    <w:rsid w:val="00BB5D20"/>
    <w:rsid w:val="00BE5DFC"/>
    <w:rsid w:val="00BF77C3"/>
    <w:rsid w:val="00C01046"/>
    <w:rsid w:val="00C02D7F"/>
    <w:rsid w:val="00C03E22"/>
    <w:rsid w:val="00C07602"/>
    <w:rsid w:val="00C33A31"/>
    <w:rsid w:val="00C33F25"/>
    <w:rsid w:val="00C34204"/>
    <w:rsid w:val="00C349F1"/>
    <w:rsid w:val="00C429DD"/>
    <w:rsid w:val="00C42D31"/>
    <w:rsid w:val="00C45C9E"/>
    <w:rsid w:val="00C51A7F"/>
    <w:rsid w:val="00C548A7"/>
    <w:rsid w:val="00C66FCE"/>
    <w:rsid w:val="00C7744E"/>
    <w:rsid w:val="00C84CDC"/>
    <w:rsid w:val="00C85586"/>
    <w:rsid w:val="00C905C0"/>
    <w:rsid w:val="00C91246"/>
    <w:rsid w:val="00CA2A6F"/>
    <w:rsid w:val="00CB5039"/>
    <w:rsid w:val="00CD2041"/>
    <w:rsid w:val="00CD73E5"/>
    <w:rsid w:val="00CE0C4D"/>
    <w:rsid w:val="00CE58AD"/>
    <w:rsid w:val="00CE7BE6"/>
    <w:rsid w:val="00CF68AC"/>
    <w:rsid w:val="00D04702"/>
    <w:rsid w:val="00D04AA1"/>
    <w:rsid w:val="00D10E99"/>
    <w:rsid w:val="00D16C0C"/>
    <w:rsid w:val="00D20EA8"/>
    <w:rsid w:val="00D305C8"/>
    <w:rsid w:val="00D328EF"/>
    <w:rsid w:val="00D32F27"/>
    <w:rsid w:val="00D35683"/>
    <w:rsid w:val="00D357A1"/>
    <w:rsid w:val="00D6024B"/>
    <w:rsid w:val="00D607ED"/>
    <w:rsid w:val="00D80855"/>
    <w:rsid w:val="00D93604"/>
    <w:rsid w:val="00D97390"/>
    <w:rsid w:val="00D973AD"/>
    <w:rsid w:val="00DA13EA"/>
    <w:rsid w:val="00DA63F0"/>
    <w:rsid w:val="00DB2684"/>
    <w:rsid w:val="00DB594A"/>
    <w:rsid w:val="00DC2F48"/>
    <w:rsid w:val="00DE30DB"/>
    <w:rsid w:val="00DE5F7D"/>
    <w:rsid w:val="00E01471"/>
    <w:rsid w:val="00E0654D"/>
    <w:rsid w:val="00E1473C"/>
    <w:rsid w:val="00E15B1B"/>
    <w:rsid w:val="00E271C5"/>
    <w:rsid w:val="00E27EAE"/>
    <w:rsid w:val="00E362BD"/>
    <w:rsid w:val="00E3776D"/>
    <w:rsid w:val="00E40411"/>
    <w:rsid w:val="00E506BF"/>
    <w:rsid w:val="00E51F0B"/>
    <w:rsid w:val="00E56575"/>
    <w:rsid w:val="00E626D2"/>
    <w:rsid w:val="00E63AA4"/>
    <w:rsid w:val="00E640F8"/>
    <w:rsid w:val="00E70D4D"/>
    <w:rsid w:val="00E71DB8"/>
    <w:rsid w:val="00E733F5"/>
    <w:rsid w:val="00E76E46"/>
    <w:rsid w:val="00E9022C"/>
    <w:rsid w:val="00E96CDB"/>
    <w:rsid w:val="00EB2E4F"/>
    <w:rsid w:val="00EB38AD"/>
    <w:rsid w:val="00EC0C4C"/>
    <w:rsid w:val="00EC35B1"/>
    <w:rsid w:val="00EC4BD9"/>
    <w:rsid w:val="00EE1A21"/>
    <w:rsid w:val="00EE321A"/>
    <w:rsid w:val="00EF0318"/>
    <w:rsid w:val="00EF6270"/>
    <w:rsid w:val="00EF700D"/>
    <w:rsid w:val="00F027A1"/>
    <w:rsid w:val="00F05A9A"/>
    <w:rsid w:val="00F13725"/>
    <w:rsid w:val="00F211B8"/>
    <w:rsid w:val="00F27C2B"/>
    <w:rsid w:val="00F31455"/>
    <w:rsid w:val="00F33FC8"/>
    <w:rsid w:val="00F42D64"/>
    <w:rsid w:val="00F46162"/>
    <w:rsid w:val="00F517C0"/>
    <w:rsid w:val="00F51A87"/>
    <w:rsid w:val="00F55005"/>
    <w:rsid w:val="00F61699"/>
    <w:rsid w:val="00F62F8C"/>
    <w:rsid w:val="00F64EA4"/>
    <w:rsid w:val="00F66896"/>
    <w:rsid w:val="00F819C6"/>
    <w:rsid w:val="00F834B9"/>
    <w:rsid w:val="00F8797B"/>
    <w:rsid w:val="00F969E7"/>
    <w:rsid w:val="00F97970"/>
    <w:rsid w:val="00FA304E"/>
    <w:rsid w:val="00FB0517"/>
    <w:rsid w:val="00FB2606"/>
    <w:rsid w:val="00FC6EF0"/>
    <w:rsid w:val="00FC77BE"/>
    <w:rsid w:val="00FD042B"/>
    <w:rsid w:val="00FD37DE"/>
    <w:rsid w:val="00FD3A53"/>
    <w:rsid w:val="00FE14B0"/>
    <w:rsid w:val="00FE1CCE"/>
    <w:rsid w:val="00FE4A35"/>
    <w:rsid w:val="00FE5F2A"/>
    <w:rsid w:val="00FF2A87"/>
    <w:rsid w:val="00FF39BC"/>
    <w:rsid w:val="00FF6488"/>
    <w:rsid w:val="0127522A"/>
    <w:rsid w:val="0146478E"/>
    <w:rsid w:val="016D5D88"/>
    <w:rsid w:val="01A0548A"/>
    <w:rsid w:val="02E07A8C"/>
    <w:rsid w:val="0307B851"/>
    <w:rsid w:val="032084F4"/>
    <w:rsid w:val="036682FC"/>
    <w:rsid w:val="03BE8F56"/>
    <w:rsid w:val="03C0D18E"/>
    <w:rsid w:val="03DB04D5"/>
    <w:rsid w:val="03DF7419"/>
    <w:rsid w:val="03DFB420"/>
    <w:rsid w:val="043A3E1F"/>
    <w:rsid w:val="043BE894"/>
    <w:rsid w:val="04693CA2"/>
    <w:rsid w:val="0481CD29"/>
    <w:rsid w:val="049D2497"/>
    <w:rsid w:val="04E777EF"/>
    <w:rsid w:val="053BE96A"/>
    <w:rsid w:val="055D4333"/>
    <w:rsid w:val="057ED853"/>
    <w:rsid w:val="05811A8C"/>
    <w:rsid w:val="05F65D5D"/>
    <w:rsid w:val="05F70CFF"/>
    <w:rsid w:val="0609EFA2"/>
    <w:rsid w:val="0633261A"/>
    <w:rsid w:val="06366D72"/>
    <w:rsid w:val="0647A291"/>
    <w:rsid w:val="067BC786"/>
    <w:rsid w:val="0686F16A"/>
    <w:rsid w:val="06C654B4"/>
    <w:rsid w:val="06D19247"/>
    <w:rsid w:val="06D2E43F"/>
    <w:rsid w:val="06F2E6F6"/>
    <w:rsid w:val="07247709"/>
    <w:rsid w:val="07540D47"/>
    <w:rsid w:val="079CC328"/>
    <w:rsid w:val="07BF0FE3"/>
    <w:rsid w:val="07DD4583"/>
    <w:rsid w:val="080FF12C"/>
    <w:rsid w:val="087ED1B3"/>
    <w:rsid w:val="08976298"/>
    <w:rsid w:val="08E97BA9"/>
    <w:rsid w:val="08EABA09"/>
    <w:rsid w:val="0919E2BA"/>
    <w:rsid w:val="098E2998"/>
    <w:rsid w:val="09AE4378"/>
    <w:rsid w:val="09C75D83"/>
    <w:rsid w:val="09CBD395"/>
    <w:rsid w:val="09D514A8"/>
    <w:rsid w:val="09E1CB09"/>
    <w:rsid w:val="09EB38FF"/>
    <w:rsid w:val="0A9A713E"/>
    <w:rsid w:val="0AB8848C"/>
    <w:rsid w:val="0AC7CD91"/>
    <w:rsid w:val="0AEE05E3"/>
    <w:rsid w:val="0B44133E"/>
    <w:rsid w:val="0B6DF62C"/>
    <w:rsid w:val="0B796C10"/>
    <w:rsid w:val="0B855903"/>
    <w:rsid w:val="0B8C63D0"/>
    <w:rsid w:val="0BB5280F"/>
    <w:rsid w:val="0BD96F6A"/>
    <w:rsid w:val="0BE2C6FF"/>
    <w:rsid w:val="0C35C49A"/>
    <w:rsid w:val="0C5320A2"/>
    <w:rsid w:val="0C5BE299"/>
    <w:rsid w:val="0CCE6448"/>
    <w:rsid w:val="0CD2E53B"/>
    <w:rsid w:val="0CE4DBCD"/>
    <w:rsid w:val="0CED3419"/>
    <w:rsid w:val="0CF61015"/>
    <w:rsid w:val="0D12B970"/>
    <w:rsid w:val="0D3CF749"/>
    <w:rsid w:val="0D3FFEAA"/>
    <w:rsid w:val="0D545657"/>
    <w:rsid w:val="0D5E4614"/>
    <w:rsid w:val="0D69AB46"/>
    <w:rsid w:val="0D8E0D1E"/>
    <w:rsid w:val="0D963814"/>
    <w:rsid w:val="0DE9B30C"/>
    <w:rsid w:val="0DF664F4"/>
    <w:rsid w:val="0E1ACEAF"/>
    <w:rsid w:val="0E296061"/>
    <w:rsid w:val="0E8C4F76"/>
    <w:rsid w:val="0E9C4DA1"/>
    <w:rsid w:val="0EEAD5FE"/>
    <w:rsid w:val="0F735C62"/>
    <w:rsid w:val="0FE986BD"/>
    <w:rsid w:val="0FEBA6A5"/>
    <w:rsid w:val="0FF3C94D"/>
    <w:rsid w:val="0FFE9AAD"/>
    <w:rsid w:val="106831B8"/>
    <w:rsid w:val="10DA40A4"/>
    <w:rsid w:val="1101433F"/>
    <w:rsid w:val="11444D7E"/>
    <w:rsid w:val="11B7448E"/>
    <w:rsid w:val="11C85280"/>
    <w:rsid w:val="124DD05A"/>
    <w:rsid w:val="12DA69B2"/>
    <w:rsid w:val="131AD3C4"/>
    <w:rsid w:val="135E9FA0"/>
    <w:rsid w:val="1367C220"/>
    <w:rsid w:val="1388F462"/>
    <w:rsid w:val="13E58E9A"/>
    <w:rsid w:val="13F79E39"/>
    <w:rsid w:val="142C4F6F"/>
    <w:rsid w:val="143A5E9F"/>
    <w:rsid w:val="143D7CCA"/>
    <w:rsid w:val="14D35721"/>
    <w:rsid w:val="14DD581B"/>
    <w:rsid w:val="14EFB936"/>
    <w:rsid w:val="14F1CA9C"/>
    <w:rsid w:val="14FE5262"/>
    <w:rsid w:val="155D246F"/>
    <w:rsid w:val="157F8E03"/>
    <w:rsid w:val="1588702A"/>
    <w:rsid w:val="15FCB8CA"/>
    <w:rsid w:val="16536ADD"/>
    <w:rsid w:val="167DDB1F"/>
    <w:rsid w:val="1691E0B8"/>
    <w:rsid w:val="16E0FABB"/>
    <w:rsid w:val="16FA090E"/>
    <w:rsid w:val="172468F6"/>
    <w:rsid w:val="176E322D"/>
    <w:rsid w:val="178790ED"/>
    <w:rsid w:val="17970131"/>
    <w:rsid w:val="18008F41"/>
    <w:rsid w:val="181F7C56"/>
    <w:rsid w:val="18442299"/>
    <w:rsid w:val="1875BEF9"/>
    <w:rsid w:val="18D3F32A"/>
    <w:rsid w:val="18D4E905"/>
    <w:rsid w:val="190DDC0F"/>
    <w:rsid w:val="1936385A"/>
    <w:rsid w:val="196DB993"/>
    <w:rsid w:val="19731215"/>
    <w:rsid w:val="19874FE0"/>
    <w:rsid w:val="19B3D7FC"/>
    <w:rsid w:val="19DF03DF"/>
    <w:rsid w:val="1A05D6C5"/>
    <w:rsid w:val="1A0646FF"/>
    <w:rsid w:val="1A59A304"/>
    <w:rsid w:val="1A68C606"/>
    <w:rsid w:val="1A69F4FC"/>
    <w:rsid w:val="1A911698"/>
    <w:rsid w:val="1A95B692"/>
    <w:rsid w:val="1B0DEB76"/>
    <w:rsid w:val="1B28847D"/>
    <w:rsid w:val="1B35C1A6"/>
    <w:rsid w:val="1B36058A"/>
    <w:rsid w:val="1B48B3D4"/>
    <w:rsid w:val="1B756915"/>
    <w:rsid w:val="1BA1AE83"/>
    <w:rsid w:val="1BB83238"/>
    <w:rsid w:val="1BD74EE2"/>
    <w:rsid w:val="1C0F749D"/>
    <w:rsid w:val="1C69E388"/>
    <w:rsid w:val="1CCF8618"/>
    <w:rsid w:val="1CEAE6BD"/>
    <w:rsid w:val="1CEC3B65"/>
    <w:rsid w:val="1D19DCF3"/>
    <w:rsid w:val="1D3939BC"/>
    <w:rsid w:val="1D3A796F"/>
    <w:rsid w:val="1D62FC36"/>
    <w:rsid w:val="1DBEF774"/>
    <w:rsid w:val="1E124392"/>
    <w:rsid w:val="1E226C94"/>
    <w:rsid w:val="1E28A995"/>
    <w:rsid w:val="1E48467D"/>
    <w:rsid w:val="1E92E327"/>
    <w:rsid w:val="1EF5CE61"/>
    <w:rsid w:val="1F257892"/>
    <w:rsid w:val="1F454936"/>
    <w:rsid w:val="1F7EF157"/>
    <w:rsid w:val="1F9A6A69"/>
    <w:rsid w:val="1FCD3B64"/>
    <w:rsid w:val="20162C5E"/>
    <w:rsid w:val="202F54BB"/>
    <w:rsid w:val="203CB595"/>
    <w:rsid w:val="206087E8"/>
    <w:rsid w:val="2081787A"/>
    <w:rsid w:val="2082E65D"/>
    <w:rsid w:val="20A0350B"/>
    <w:rsid w:val="20BD24B4"/>
    <w:rsid w:val="20F63726"/>
    <w:rsid w:val="2121C773"/>
    <w:rsid w:val="2143C4CB"/>
    <w:rsid w:val="218A4A33"/>
    <w:rsid w:val="21BD3587"/>
    <w:rsid w:val="21CEE6FA"/>
    <w:rsid w:val="21EAC0C3"/>
    <w:rsid w:val="220B29FC"/>
    <w:rsid w:val="222AAF6A"/>
    <w:rsid w:val="22410CED"/>
    <w:rsid w:val="2264EC26"/>
    <w:rsid w:val="22E43571"/>
    <w:rsid w:val="22EBB001"/>
    <w:rsid w:val="2326056A"/>
    <w:rsid w:val="2339A087"/>
    <w:rsid w:val="235A3807"/>
    <w:rsid w:val="236BA958"/>
    <w:rsid w:val="23C1C8B3"/>
    <w:rsid w:val="23C8AE6E"/>
    <w:rsid w:val="23EA2C69"/>
    <w:rsid w:val="23FAFE2D"/>
    <w:rsid w:val="243F895E"/>
    <w:rsid w:val="244A8880"/>
    <w:rsid w:val="244E4DA4"/>
    <w:rsid w:val="24A225A7"/>
    <w:rsid w:val="24BB1B33"/>
    <w:rsid w:val="24BEFD13"/>
    <w:rsid w:val="24E3E302"/>
    <w:rsid w:val="25111327"/>
    <w:rsid w:val="254E02E7"/>
    <w:rsid w:val="2568B860"/>
    <w:rsid w:val="25822C3C"/>
    <w:rsid w:val="2582D890"/>
    <w:rsid w:val="25CA231B"/>
    <w:rsid w:val="25CBB478"/>
    <w:rsid w:val="25D867D0"/>
    <w:rsid w:val="2660F5B2"/>
    <w:rsid w:val="26815CF7"/>
    <w:rsid w:val="2684E376"/>
    <w:rsid w:val="271ABF13"/>
    <w:rsid w:val="271FA8AC"/>
    <w:rsid w:val="2732058B"/>
    <w:rsid w:val="2750EEE1"/>
    <w:rsid w:val="2767B3C6"/>
    <w:rsid w:val="277C48B2"/>
    <w:rsid w:val="278B3A98"/>
    <w:rsid w:val="279D9EC1"/>
    <w:rsid w:val="27B3BDE5"/>
    <w:rsid w:val="27B4E3CD"/>
    <w:rsid w:val="287B2EC5"/>
    <w:rsid w:val="28AAD146"/>
    <w:rsid w:val="28C53484"/>
    <w:rsid w:val="28C63F0E"/>
    <w:rsid w:val="292ED6B2"/>
    <w:rsid w:val="294352A1"/>
    <w:rsid w:val="2949FAAE"/>
    <w:rsid w:val="29BA67E3"/>
    <w:rsid w:val="29D6D23A"/>
    <w:rsid w:val="2A21E526"/>
    <w:rsid w:val="2A33182A"/>
    <w:rsid w:val="2A3858CF"/>
    <w:rsid w:val="2A8D6DB3"/>
    <w:rsid w:val="2AAF653E"/>
    <w:rsid w:val="2AD77737"/>
    <w:rsid w:val="2AFD77BE"/>
    <w:rsid w:val="2B09C4BF"/>
    <w:rsid w:val="2B223881"/>
    <w:rsid w:val="2B32FF38"/>
    <w:rsid w:val="2B4C9B90"/>
    <w:rsid w:val="2B70A7BF"/>
    <w:rsid w:val="2B723306"/>
    <w:rsid w:val="2B99CC23"/>
    <w:rsid w:val="2B9B934A"/>
    <w:rsid w:val="2BD86992"/>
    <w:rsid w:val="2BDAF2BA"/>
    <w:rsid w:val="2BE3A98E"/>
    <w:rsid w:val="2BE99545"/>
    <w:rsid w:val="2BFE12EC"/>
    <w:rsid w:val="2C297760"/>
    <w:rsid w:val="2C43FB23"/>
    <w:rsid w:val="2C6B97B8"/>
    <w:rsid w:val="2C844196"/>
    <w:rsid w:val="2CB48727"/>
    <w:rsid w:val="2CBDF30C"/>
    <w:rsid w:val="2D7FA8FA"/>
    <w:rsid w:val="2D811B1B"/>
    <w:rsid w:val="2DD832D5"/>
    <w:rsid w:val="2DFF3B3E"/>
    <w:rsid w:val="2E1BD22E"/>
    <w:rsid w:val="2E1C099F"/>
    <w:rsid w:val="2E6657CD"/>
    <w:rsid w:val="2E6B8511"/>
    <w:rsid w:val="2E74794E"/>
    <w:rsid w:val="2E852F58"/>
    <w:rsid w:val="2EB7B486"/>
    <w:rsid w:val="2EC6683D"/>
    <w:rsid w:val="2ED172F3"/>
    <w:rsid w:val="2F551E5C"/>
    <w:rsid w:val="2FC3D88A"/>
    <w:rsid w:val="2FC83FAD"/>
    <w:rsid w:val="3004A0F0"/>
    <w:rsid w:val="300E1B8F"/>
    <w:rsid w:val="301EFB80"/>
    <w:rsid w:val="307F6BF3"/>
    <w:rsid w:val="30A9D6BD"/>
    <w:rsid w:val="30CAACF7"/>
    <w:rsid w:val="30E214F8"/>
    <w:rsid w:val="3102E1B1"/>
    <w:rsid w:val="310D152D"/>
    <w:rsid w:val="311A80A7"/>
    <w:rsid w:val="3149F866"/>
    <w:rsid w:val="31CFB751"/>
    <w:rsid w:val="31EEA2F5"/>
    <w:rsid w:val="321FE97D"/>
    <w:rsid w:val="32693ECE"/>
    <w:rsid w:val="327E0390"/>
    <w:rsid w:val="32A782C6"/>
    <w:rsid w:val="32CAF667"/>
    <w:rsid w:val="32F2B390"/>
    <w:rsid w:val="334AB1E1"/>
    <w:rsid w:val="334C72EE"/>
    <w:rsid w:val="33659B19"/>
    <w:rsid w:val="3382314A"/>
    <w:rsid w:val="338C8037"/>
    <w:rsid w:val="33BF95C6"/>
    <w:rsid w:val="33C325B8"/>
    <w:rsid w:val="3408AE0B"/>
    <w:rsid w:val="3465C8B1"/>
    <w:rsid w:val="346DF9A3"/>
    <w:rsid w:val="346FA981"/>
    <w:rsid w:val="34CDCBB1"/>
    <w:rsid w:val="34E15F7F"/>
    <w:rsid w:val="351108D5"/>
    <w:rsid w:val="3572274D"/>
    <w:rsid w:val="35766A1C"/>
    <w:rsid w:val="35986FA9"/>
    <w:rsid w:val="35B3FF86"/>
    <w:rsid w:val="361B7E15"/>
    <w:rsid w:val="362C9C48"/>
    <w:rsid w:val="36E5CB57"/>
    <w:rsid w:val="3715D305"/>
    <w:rsid w:val="3722C1D0"/>
    <w:rsid w:val="3726A980"/>
    <w:rsid w:val="3731336A"/>
    <w:rsid w:val="37488B34"/>
    <w:rsid w:val="374BB451"/>
    <w:rsid w:val="37558B48"/>
    <w:rsid w:val="37AE451F"/>
    <w:rsid w:val="37C213B3"/>
    <w:rsid w:val="3804AB73"/>
    <w:rsid w:val="384B24F6"/>
    <w:rsid w:val="3850FACE"/>
    <w:rsid w:val="3896C2C3"/>
    <w:rsid w:val="38AFAFAD"/>
    <w:rsid w:val="38C67307"/>
    <w:rsid w:val="38CD525D"/>
    <w:rsid w:val="38D8A0DB"/>
    <w:rsid w:val="38F1AD47"/>
    <w:rsid w:val="38FCDBFE"/>
    <w:rsid w:val="3999DCCB"/>
    <w:rsid w:val="39B35EF3"/>
    <w:rsid w:val="39D65E87"/>
    <w:rsid w:val="3A3E5DC7"/>
    <w:rsid w:val="3A48EDEE"/>
    <w:rsid w:val="3A63D782"/>
    <w:rsid w:val="3AF88BEF"/>
    <w:rsid w:val="3B0D6030"/>
    <w:rsid w:val="3B360649"/>
    <w:rsid w:val="3B94736D"/>
    <w:rsid w:val="3BFBB8B6"/>
    <w:rsid w:val="3C0E0E9A"/>
    <w:rsid w:val="3C163FA8"/>
    <w:rsid w:val="3C242C13"/>
    <w:rsid w:val="3C6A229F"/>
    <w:rsid w:val="3CBFE54E"/>
    <w:rsid w:val="3CC7A7DE"/>
    <w:rsid w:val="3CCD2057"/>
    <w:rsid w:val="3D3D1FC5"/>
    <w:rsid w:val="3D4EAE30"/>
    <w:rsid w:val="3D80EAAB"/>
    <w:rsid w:val="3D9066FE"/>
    <w:rsid w:val="3DA6C236"/>
    <w:rsid w:val="3DA8B567"/>
    <w:rsid w:val="3DDD234A"/>
    <w:rsid w:val="3E08C739"/>
    <w:rsid w:val="3E0C25B1"/>
    <w:rsid w:val="3E0E8AC5"/>
    <w:rsid w:val="3E1E5EB3"/>
    <w:rsid w:val="3E3F9FCE"/>
    <w:rsid w:val="3E670312"/>
    <w:rsid w:val="3E739612"/>
    <w:rsid w:val="3E7D1FEC"/>
    <w:rsid w:val="3EFC3737"/>
    <w:rsid w:val="3F256748"/>
    <w:rsid w:val="3F309CD0"/>
    <w:rsid w:val="3FA3F65F"/>
    <w:rsid w:val="3FB4125D"/>
    <w:rsid w:val="3FB6F1DF"/>
    <w:rsid w:val="3FD9B05B"/>
    <w:rsid w:val="401424A0"/>
    <w:rsid w:val="4066729F"/>
    <w:rsid w:val="408BB582"/>
    <w:rsid w:val="4095575C"/>
    <w:rsid w:val="40AB743C"/>
    <w:rsid w:val="40BB2A4A"/>
    <w:rsid w:val="40D30096"/>
    <w:rsid w:val="41F32D86"/>
    <w:rsid w:val="42114B5B"/>
    <w:rsid w:val="42186C60"/>
    <w:rsid w:val="42789B68"/>
    <w:rsid w:val="42992ADD"/>
    <w:rsid w:val="429EF3A7"/>
    <w:rsid w:val="42A94E50"/>
    <w:rsid w:val="42C9BED6"/>
    <w:rsid w:val="42D6AAAD"/>
    <w:rsid w:val="435D2B82"/>
    <w:rsid w:val="4371BC22"/>
    <w:rsid w:val="439079A5"/>
    <w:rsid w:val="43986B61"/>
    <w:rsid w:val="439F06EA"/>
    <w:rsid w:val="4401C452"/>
    <w:rsid w:val="4533F94F"/>
    <w:rsid w:val="456A294E"/>
    <w:rsid w:val="45A3AB15"/>
    <w:rsid w:val="45B4ADAF"/>
    <w:rsid w:val="45C16301"/>
    <w:rsid w:val="45D2D0A9"/>
    <w:rsid w:val="45E5DA4F"/>
    <w:rsid w:val="460FF33A"/>
    <w:rsid w:val="46877BE6"/>
    <w:rsid w:val="4705F5F5"/>
    <w:rsid w:val="472AF8AE"/>
    <w:rsid w:val="4770189A"/>
    <w:rsid w:val="47AAAD1B"/>
    <w:rsid w:val="47C36974"/>
    <w:rsid w:val="47C7AD44"/>
    <w:rsid w:val="4805C44A"/>
    <w:rsid w:val="4814505A"/>
    <w:rsid w:val="48322965"/>
    <w:rsid w:val="48459BA5"/>
    <w:rsid w:val="486AC323"/>
    <w:rsid w:val="486AFF0D"/>
    <w:rsid w:val="48B6E671"/>
    <w:rsid w:val="48D9693F"/>
    <w:rsid w:val="48EF9C2A"/>
    <w:rsid w:val="495A0520"/>
    <w:rsid w:val="495D520D"/>
    <w:rsid w:val="497B2821"/>
    <w:rsid w:val="49948FE6"/>
    <w:rsid w:val="4A3D9A71"/>
    <w:rsid w:val="4AAD55BF"/>
    <w:rsid w:val="4AE63E72"/>
    <w:rsid w:val="4B101CCF"/>
    <w:rsid w:val="4B3C6039"/>
    <w:rsid w:val="4B7C1A72"/>
    <w:rsid w:val="4BDE3CF8"/>
    <w:rsid w:val="4BFE693F"/>
    <w:rsid w:val="4C313462"/>
    <w:rsid w:val="4C6F05B6"/>
    <w:rsid w:val="4C9461E5"/>
    <w:rsid w:val="4C9D6A79"/>
    <w:rsid w:val="4CBE88E7"/>
    <w:rsid w:val="4D5E3483"/>
    <w:rsid w:val="4DABC628"/>
    <w:rsid w:val="4DC17035"/>
    <w:rsid w:val="4DCAEEE4"/>
    <w:rsid w:val="4DD667A3"/>
    <w:rsid w:val="4DDDAEA0"/>
    <w:rsid w:val="4DE56D56"/>
    <w:rsid w:val="4DEEED91"/>
    <w:rsid w:val="4E15BD0D"/>
    <w:rsid w:val="4E21DC25"/>
    <w:rsid w:val="4E33F476"/>
    <w:rsid w:val="4E678E8A"/>
    <w:rsid w:val="4EF8294C"/>
    <w:rsid w:val="4EFF44C9"/>
    <w:rsid w:val="4F295B79"/>
    <w:rsid w:val="4F42933E"/>
    <w:rsid w:val="4F5D0633"/>
    <w:rsid w:val="50192121"/>
    <w:rsid w:val="5051E8EC"/>
    <w:rsid w:val="508CCDC1"/>
    <w:rsid w:val="50F69C5B"/>
    <w:rsid w:val="50FDFC7B"/>
    <w:rsid w:val="5109ACC4"/>
    <w:rsid w:val="511D64DD"/>
    <w:rsid w:val="51341D74"/>
    <w:rsid w:val="51344F4A"/>
    <w:rsid w:val="518AFDE7"/>
    <w:rsid w:val="51B5E13C"/>
    <w:rsid w:val="51C5DA55"/>
    <w:rsid w:val="521DBDC6"/>
    <w:rsid w:val="523FAEB7"/>
    <w:rsid w:val="525A4BD1"/>
    <w:rsid w:val="53594DF1"/>
    <w:rsid w:val="537D8A05"/>
    <w:rsid w:val="53A139EE"/>
    <w:rsid w:val="53BEBCE4"/>
    <w:rsid w:val="544398FC"/>
    <w:rsid w:val="54704A60"/>
    <w:rsid w:val="547F20DC"/>
    <w:rsid w:val="5494CC32"/>
    <w:rsid w:val="54B61AD6"/>
    <w:rsid w:val="54F33AA6"/>
    <w:rsid w:val="54FAA063"/>
    <w:rsid w:val="55353E20"/>
    <w:rsid w:val="5567A605"/>
    <w:rsid w:val="55A2BC48"/>
    <w:rsid w:val="55B51B36"/>
    <w:rsid w:val="55C022AD"/>
    <w:rsid w:val="55EA4723"/>
    <w:rsid w:val="563930B3"/>
    <w:rsid w:val="566DE33F"/>
    <w:rsid w:val="56813CDB"/>
    <w:rsid w:val="56AEDD4F"/>
    <w:rsid w:val="56C553B5"/>
    <w:rsid w:val="56C6F69D"/>
    <w:rsid w:val="56CF5E23"/>
    <w:rsid w:val="5709282E"/>
    <w:rsid w:val="57532FAE"/>
    <w:rsid w:val="575DDF5F"/>
    <w:rsid w:val="57911B1D"/>
    <w:rsid w:val="57955A31"/>
    <w:rsid w:val="57AC44C5"/>
    <w:rsid w:val="58140DD5"/>
    <w:rsid w:val="5820661A"/>
    <w:rsid w:val="583ECFEE"/>
    <w:rsid w:val="5854905F"/>
    <w:rsid w:val="58650082"/>
    <w:rsid w:val="5885F827"/>
    <w:rsid w:val="5888EB4E"/>
    <w:rsid w:val="58988DD2"/>
    <w:rsid w:val="58C5A48D"/>
    <w:rsid w:val="5943DBA7"/>
    <w:rsid w:val="5956DEE8"/>
    <w:rsid w:val="59B16051"/>
    <w:rsid w:val="59B1B85E"/>
    <w:rsid w:val="5A03A19B"/>
    <w:rsid w:val="5A3FE8F4"/>
    <w:rsid w:val="5A40B39A"/>
    <w:rsid w:val="5A83619B"/>
    <w:rsid w:val="5AB048F2"/>
    <w:rsid w:val="5ABA1222"/>
    <w:rsid w:val="5AC4DDB2"/>
    <w:rsid w:val="5B023AC5"/>
    <w:rsid w:val="5B0A482C"/>
    <w:rsid w:val="5B50FB85"/>
    <w:rsid w:val="5B7EA1F8"/>
    <w:rsid w:val="5B93FFFE"/>
    <w:rsid w:val="5BE916E7"/>
    <w:rsid w:val="5C4ED47D"/>
    <w:rsid w:val="5CB1E064"/>
    <w:rsid w:val="5CFA1076"/>
    <w:rsid w:val="5D0B652C"/>
    <w:rsid w:val="5D58A83F"/>
    <w:rsid w:val="5DD01ACC"/>
    <w:rsid w:val="5DF6EBA3"/>
    <w:rsid w:val="5E59C7FA"/>
    <w:rsid w:val="5E776E9F"/>
    <w:rsid w:val="5EAA346A"/>
    <w:rsid w:val="5EFBD141"/>
    <w:rsid w:val="5F0C2299"/>
    <w:rsid w:val="5F3E1180"/>
    <w:rsid w:val="5F46F0E3"/>
    <w:rsid w:val="5F8CC060"/>
    <w:rsid w:val="5FB32E8D"/>
    <w:rsid w:val="5FC87B52"/>
    <w:rsid w:val="5FCE40C0"/>
    <w:rsid w:val="5FEBD7D6"/>
    <w:rsid w:val="60455CCB"/>
    <w:rsid w:val="606CD636"/>
    <w:rsid w:val="60798CAA"/>
    <w:rsid w:val="6092A73A"/>
    <w:rsid w:val="6099F6EC"/>
    <w:rsid w:val="60B2DB4F"/>
    <w:rsid w:val="617CDF92"/>
    <w:rsid w:val="617D2F8D"/>
    <w:rsid w:val="6192C320"/>
    <w:rsid w:val="61FE5029"/>
    <w:rsid w:val="6205D9E1"/>
    <w:rsid w:val="624F0D0D"/>
    <w:rsid w:val="626F8AC6"/>
    <w:rsid w:val="62887122"/>
    <w:rsid w:val="6291E72B"/>
    <w:rsid w:val="629B2CDE"/>
    <w:rsid w:val="62C60387"/>
    <w:rsid w:val="62C98BF8"/>
    <w:rsid w:val="62C9FF96"/>
    <w:rsid w:val="62CDC3AF"/>
    <w:rsid w:val="6336B689"/>
    <w:rsid w:val="633F23CB"/>
    <w:rsid w:val="63550907"/>
    <w:rsid w:val="638ACFBF"/>
    <w:rsid w:val="63CFDE10"/>
    <w:rsid w:val="6404F6A5"/>
    <w:rsid w:val="640A4C78"/>
    <w:rsid w:val="640B460B"/>
    <w:rsid w:val="64105239"/>
    <w:rsid w:val="6438A163"/>
    <w:rsid w:val="6460B60B"/>
    <w:rsid w:val="647130E0"/>
    <w:rsid w:val="64DDD55B"/>
    <w:rsid w:val="65297241"/>
    <w:rsid w:val="652D44DE"/>
    <w:rsid w:val="6577E450"/>
    <w:rsid w:val="657D2564"/>
    <w:rsid w:val="658D488E"/>
    <w:rsid w:val="65E4473E"/>
    <w:rsid w:val="661F4C05"/>
    <w:rsid w:val="663E3D29"/>
    <w:rsid w:val="665E79D7"/>
    <w:rsid w:val="6664E98F"/>
    <w:rsid w:val="66D0D345"/>
    <w:rsid w:val="6715B2BA"/>
    <w:rsid w:val="675FC8BE"/>
    <w:rsid w:val="67A568BE"/>
    <w:rsid w:val="67B30C69"/>
    <w:rsid w:val="67D1CECB"/>
    <w:rsid w:val="6813F9C6"/>
    <w:rsid w:val="688363B8"/>
    <w:rsid w:val="68845972"/>
    <w:rsid w:val="688A01CC"/>
    <w:rsid w:val="689C6EA3"/>
    <w:rsid w:val="68ECEDFE"/>
    <w:rsid w:val="68F642DA"/>
    <w:rsid w:val="6908224D"/>
    <w:rsid w:val="697DCDBA"/>
    <w:rsid w:val="69B7B33F"/>
    <w:rsid w:val="69B94637"/>
    <w:rsid w:val="69C82D05"/>
    <w:rsid w:val="69D40FC0"/>
    <w:rsid w:val="6A0068BB"/>
    <w:rsid w:val="6A08950D"/>
    <w:rsid w:val="6A2C5CCC"/>
    <w:rsid w:val="6A43CA54"/>
    <w:rsid w:val="6A4F9CB4"/>
    <w:rsid w:val="6AA15DE0"/>
    <w:rsid w:val="6AE62CAF"/>
    <w:rsid w:val="6B3A0E89"/>
    <w:rsid w:val="6B5FCD08"/>
    <w:rsid w:val="6B6E7E60"/>
    <w:rsid w:val="6B9234F3"/>
    <w:rsid w:val="6B9ED234"/>
    <w:rsid w:val="6BBEEE91"/>
    <w:rsid w:val="6BD617A3"/>
    <w:rsid w:val="6C0D1ABD"/>
    <w:rsid w:val="6CC9D987"/>
    <w:rsid w:val="6D112E60"/>
    <w:rsid w:val="6D4067BE"/>
    <w:rsid w:val="6D47E983"/>
    <w:rsid w:val="6D938FBA"/>
    <w:rsid w:val="6DAA06C7"/>
    <w:rsid w:val="6DEA3D62"/>
    <w:rsid w:val="6DF9EC09"/>
    <w:rsid w:val="6E311912"/>
    <w:rsid w:val="6E3F6D05"/>
    <w:rsid w:val="6E5E37F3"/>
    <w:rsid w:val="6E605017"/>
    <w:rsid w:val="6E63B561"/>
    <w:rsid w:val="6E69AFFD"/>
    <w:rsid w:val="6E71E1BD"/>
    <w:rsid w:val="6EA321BD"/>
    <w:rsid w:val="6EC70139"/>
    <w:rsid w:val="6EFF04A1"/>
    <w:rsid w:val="6F4DFE15"/>
    <w:rsid w:val="6F6F24D2"/>
    <w:rsid w:val="6FBF24E2"/>
    <w:rsid w:val="6FCF9EFA"/>
    <w:rsid w:val="6FEBFB6C"/>
    <w:rsid w:val="6FF70135"/>
    <w:rsid w:val="70045379"/>
    <w:rsid w:val="701D9E3D"/>
    <w:rsid w:val="701E9414"/>
    <w:rsid w:val="701EDE53"/>
    <w:rsid w:val="7029A95E"/>
    <w:rsid w:val="7090A915"/>
    <w:rsid w:val="70C4FBAA"/>
    <w:rsid w:val="70E7132C"/>
    <w:rsid w:val="70F3735D"/>
    <w:rsid w:val="70F51C83"/>
    <w:rsid w:val="710F97CB"/>
    <w:rsid w:val="719BB0B8"/>
    <w:rsid w:val="719C3EDC"/>
    <w:rsid w:val="71B123CE"/>
    <w:rsid w:val="71D36AE1"/>
    <w:rsid w:val="71EA4753"/>
    <w:rsid w:val="7215C34C"/>
    <w:rsid w:val="7282E38D"/>
    <w:rsid w:val="72ED2CA5"/>
    <w:rsid w:val="72F52DF0"/>
    <w:rsid w:val="72F68A02"/>
    <w:rsid w:val="7347F6D9"/>
    <w:rsid w:val="736846A0"/>
    <w:rsid w:val="73B089B6"/>
    <w:rsid w:val="73D701D5"/>
    <w:rsid w:val="73F039C7"/>
    <w:rsid w:val="7416A155"/>
    <w:rsid w:val="742C1752"/>
    <w:rsid w:val="744912EC"/>
    <w:rsid w:val="74965F40"/>
    <w:rsid w:val="74A2BE25"/>
    <w:rsid w:val="74B91FF6"/>
    <w:rsid w:val="750C06D6"/>
    <w:rsid w:val="7523B908"/>
    <w:rsid w:val="755BE094"/>
    <w:rsid w:val="7570AA93"/>
    <w:rsid w:val="75C3B9E1"/>
    <w:rsid w:val="76136C73"/>
    <w:rsid w:val="764C1799"/>
    <w:rsid w:val="7654737C"/>
    <w:rsid w:val="7666C718"/>
    <w:rsid w:val="7679A192"/>
    <w:rsid w:val="7690CDEE"/>
    <w:rsid w:val="76EF9358"/>
    <w:rsid w:val="7718F194"/>
    <w:rsid w:val="771F287E"/>
    <w:rsid w:val="776162E9"/>
    <w:rsid w:val="7779573E"/>
    <w:rsid w:val="781AA682"/>
    <w:rsid w:val="782CB293"/>
    <w:rsid w:val="78391BEC"/>
    <w:rsid w:val="784FABC2"/>
    <w:rsid w:val="788E5DB8"/>
    <w:rsid w:val="788F597A"/>
    <w:rsid w:val="789EB23A"/>
    <w:rsid w:val="78D8D23B"/>
    <w:rsid w:val="78DF0C44"/>
    <w:rsid w:val="78FAAD8D"/>
    <w:rsid w:val="79634510"/>
    <w:rsid w:val="799427B3"/>
    <w:rsid w:val="79AAF37F"/>
    <w:rsid w:val="79AB24E8"/>
    <w:rsid w:val="79C38C5E"/>
    <w:rsid w:val="79F89196"/>
    <w:rsid w:val="79FC27BD"/>
    <w:rsid w:val="7A3F90B5"/>
    <w:rsid w:val="7A9E3B87"/>
    <w:rsid w:val="7AEA7D0A"/>
    <w:rsid w:val="7AF46036"/>
    <w:rsid w:val="7B570BE1"/>
    <w:rsid w:val="7B88360F"/>
    <w:rsid w:val="7B9F7FAD"/>
    <w:rsid w:val="7BBE2EDE"/>
    <w:rsid w:val="7BFC0284"/>
    <w:rsid w:val="7C36B202"/>
    <w:rsid w:val="7CDEA2CA"/>
    <w:rsid w:val="7CF1B5FE"/>
    <w:rsid w:val="7D6A347A"/>
    <w:rsid w:val="7DF6C296"/>
    <w:rsid w:val="7E1C768E"/>
    <w:rsid w:val="7E3FAA01"/>
    <w:rsid w:val="7E53054F"/>
    <w:rsid w:val="7E73554C"/>
    <w:rsid w:val="7EB81507"/>
    <w:rsid w:val="7EFE12AD"/>
    <w:rsid w:val="7F020127"/>
    <w:rsid w:val="7F179B22"/>
    <w:rsid w:val="7F5BF8F3"/>
    <w:rsid w:val="7F92293B"/>
    <w:rsid w:val="7F9F7393"/>
    <w:rsid w:val="7FE0042E"/>
    <w:rsid w:val="7FE3C41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B3A98"/>
  <w15:chartTrackingRefBased/>
  <w15:docId w15:val="{3B850955-1A51-4918-9529-F6A9C9268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6E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61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D73E5"/>
    <w:pPr>
      <w:autoSpaceDE w:val="0"/>
      <w:autoSpaceDN w:val="0"/>
      <w:adjustRightInd w:val="0"/>
      <w:spacing w:after="0" w:line="240" w:lineRule="auto"/>
    </w:pPr>
    <w:rPr>
      <w:rFonts w:ascii="Calibri" w:hAnsi="Calibri" w:cs="Calibri"/>
      <w:color w:val="000000"/>
      <w:sz w:val="24"/>
      <w:szCs w:val="24"/>
      <w:lang w:val="es-ES"/>
    </w:rPr>
  </w:style>
  <w:style w:type="paragraph" w:styleId="NoSpacing">
    <w:name w:val="No Spacing"/>
    <w:link w:val="NoSpacingChar"/>
    <w:uiPriority w:val="1"/>
    <w:qFormat/>
    <w:rsid w:val="00C45C9E"/>
    <w:pPr>
      <w:spacing w:after="0" w:line="240" w:lineRule="auto"/>
    </w:pPr>
    <w:rPr>
      <w:rFonts w:eastAsiaTheme="minorEastAsia"/>
    </w:rPr>
  </w:style>
  <w:style w:type="character" w:customStyle="1" w:styleId="NoSpacingChar">
    <w:name w:val="No Spacing Char"/>
    <w:basedOn w:val="DefaultParagraphFont"/>
    <w:link w:val="NoSpacing"/>
    <w:uiPriority w:val="1"/>
    <w:rsid w:val="00C45C9E"/>
    <w:rPr>
      <w:rFonts w:eastAsiaTheme="minorEastAsia"/>
    </w:rPr>
  </w:style>
  <w:style w:type="character" w:customStyle="1" w:styleId="Heading1Char">
    <w:name w:val="Heading 1 Char"/>
    <w:basedOn w:val="DefaultParagraphFont"/>
    <w:link w:val="Heading1"/>
    <w:uiPriority w:val="9"/>
    <w:rsid w:val="002A6EF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37763"/>
    <w:pPr>
      <w:outlineLvl w:val="9"/>
    </w:pPr>
  </w:style>
  <w:style w:type="paragraph" w:styleId="TOC1">
    <w:name w:val="toc 1"/>
    <w:basedOn w:val="Normal"/>
    <w:next w:val="Normal"/>
    <w:autoRedefine/>
    <w:uiPriority w:val="39"/>
    <w:unhideWhenUsed/>
    <w:rsid w:val="00E271C5"/>
    <w:pPr>
      <w:tabs>
        <w:tab w:val="left" w:pos="440"/>
        <w:tab w:val="right" w:leader="dot" w:pos="9350"/>
      </w:tabs>
      <w:spacing w:after="100"/>
    </w:pPr>
  </w:style>
  <w:style w:type="character" w:styleId="Hyperlink">
    <w:name w:val="Hyperlink"/>
    <w:basedOn w:val="DefaultParagraphFont"/>
    <w:uiPriority w:val="99"/>
    <w:unhideWhenUsed/>
    <w:rsid w:val="00037763"/>
    <w:rPr>
      <w:color w:val="0563C1" w:themeColor="hyperlink"/>
      <w:u w:val="single"/>
    </w:rPr>
  </w:style>
  <w:style w:type="paragraph" w:styleId="FootnoteText">
    <w:name w:val="footnote text"/>
    <w:basedOn w:val="Normal"/>
    <w:link w:val="FootnoteTextChar"/>
    <w:uiPriority w:val="99"/>
    <w:semiHidden/>
    <w:unhideWhenUsed/>
    <w:rsid w:val="000A79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79F9"/>
    <w:rPr>
      <w:sz w:val="20"/>
      <w:szCs w:val="20"/>
    </w:rPr>
  </w:style>
  <w:style w:type="character" w:styleId="FootnoteReference">
    <w:name w:val="footnote reference"/>
    <w:basedOn w:val="DefaultParagraphFont"/>
    <w:uiPriority w:val="99"/>
    <w:semiHidden/>
    <w:unhideWhenUsed/>
    <w:rsid w:val="000A79F9"/>
    <w:rPr>
      <w:vertAlign w:val="superscript"/>
    </w:rPr>
  </w:style>
  <w:style w:type="character" w:customStyle="1" w:styleId="Heading2Char">
    <w:name w:val="Heading 2 Char"/>
    <w:basedOn w:val="DefaultParagraphFont"/>
    <w:link w:val="Heading2"/>
    <w:uiPriority w:val="9"/>
    <w:rsid w:val="004061F3"/>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BB560B"/>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normaltextrun">
    <w:name w:val="normaltextrun"/>
    <w:basedOn w:val="DefaultParagraphFont"/>
    <w:rsid w:val="00BB560B"/>
  </w:style>
  <w:style w:type="character" w:customStyle="1" w:styleId="eop">
    <w:name w:val="eop"/>
    <w:basedOn w:val="DefaultParagraphFont"/>
    <w:rsid w:val="00BB560B"/>
  </w:style>
  <w:style w:type="paragraph" w:styleId="ListParagraph">
    <w:name w:val="List Paragraph"/>
    <w:basedOn w:val="Normal"/>
    <w:uiPriority w:val="34"/>
    <w:qFormat/>
    <w:rsid w:val="004B5F41"/>
    <w:pPr>
      <w:ind w:left="720"/>
      <w:contextualSpacing/>
    </w:pPr>
  </w:style>
  <w:style w:type="paragraph" w:styleId="TOC2">
    <w:name w:val="toc 2"/>
    <w:basedOn w:val="Normal"/>
    <w:next w:val="Normal"/>
    <w:autoRedefine/>
    <w:uiPriority w:val="39"/>
    <w:unhideWhenUsed/>
    <w:rsid w:val="00434CF5"/>
    <w:pPr>
      <w:spacing w:after="100"/>
      <w:ind w:left="220"/>
    </w:pPr>
  </w:style>
  <w:style w:type="paragraph" w:styleId="Header">
    <w:name w:val="header"/>
    <w:basedOn w:val="Normal"/>
    <w:link w:val="HeaderChar"/>
    <w:uiPriority w:val="99"/>
    <w:unhideWhenUsed/>
    <w:rsid w:val="00FC77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77BE"/>
  </w:style>
  <w:style w:type="paragraph" w:styleId="Footer">
    <w:name w:val="footer"/>
    <w:basedOn w:val="Normal"/>
    <w:link w:val="FooterChar"/>
    <w:uiPriority w:val="99"/>
    <w:unhideWhenUsed/>
    <w:rsid w:val="00FC77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77BE"/>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E185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E1856"/>
    <w:rPr>
      <w:rFonts w:ascii="Times New Roman" w:hAnsi="Times New Roman" w:cs="Times New Roman"/>
      <w:sz w:val="18"/>
      <w:szCs w:val="18"/>
    </w:rPr>
  </w:style>
  <w:style w:type="character" w:styleId="UnresolvedMention">
    <w:name w:val="Unresolved Mention"/>
    <w:basedOn w:val="DefaultParagraphFont"/>
    <w:uiPriority w:val="99"/>
    <w:semiHidden/>
    <w:unhideWhenUsed/>
    <w:rsid w:val="00AE1856"/>
    <w:rPr>
      <w:color w:val="605E5C"/>
      <w:shd w:val="clear" w:color="auto" w:fill="E1DFDD"/>
    </w:rPr>
  </w:style>
  <w:style w:type="character" w:styleId="FollowedHyperlink">
    <w:name w:val="FollowedHyperlink"/>
    <w:basedOn w:val="DefaultParagraphFont"/>
    <w:uiPriority w:val="99"/>
    <w:semiHidden/>
    <w:unhideWhenUsed/>
    <w:rsid w:val="00AE18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295106">
      <w:bodyDiv w:val="1"/>
      <w:marLeft w:val="0"/>
      <w:marRight w:val="0"/>
      <w:marTop w:val="0"/>
      <w:marBottom w:val="0"/>
      <w:divBdr>
        <w:top w:val="none" w:sz="0" w:space="0" w:color="auto"/>
        <w:left w:val="none" w:sz="0" w:space="0" w:color="auto"/>
        <w:bottom w:val="none" w:sz="0" w:space="0" w:color="auto"/>
        <w:right w:val="none" w:sz="0" w:space="0" w:color="auto"/>
      </w:divBdr>
      <w:divsChild>
        <w:div w:id="318383107">
          <w:marLeft w:val="0"/>
          <w:marRight w:val="0"/>
          <w:marTop w:val="0"/>
          <w:marBottom w:val="0"/>
          <w:divBdr>
            <w:top w:val="none" w:sz="0" w:space="0" w:color="auto"/>
            <w:left w:val="none" w:sz="0" w:space="0" w:color="auto"/>
            <w:bottom w:val="none" w:sz="0" w:space="0" w:color="auto"/>
            <w:right w:val="none" w:sz="0" w:space="0" w:color="auto"/>
          </w:divBdr>
        </w:div>
        <w:div w:id="887107526">
          <w:marLeft w:val="0"/>
          <w:marRight w:val="0"/>
          <w:marTop w:val="0"/>
          <w:marBottom w:val="0"/>
          <w:divBdr>
            <w:top w:val="none" w:sz="0" w:space="0" w:color="auto"/>
            <w:left w:val="none" w:sz="0" w:space="0" w:color="auto"/>
            <w:bottom w:val="none" w:sz="0" w:space="0" w:color="auto"/>
            <w:right w:val="none" w:sz="0" w:space="0" w:color="auto"/>
          </w:divBdr>
        </w:div>
        <w:div w:id="1242835103">
          <w:marLeft w:val="0"/>
          <w:marRight w:val="0"/>
          <w:marTop w:val="0"/>
          <w:marBottom w:val="0"/>
          <w:divBdr>
            <w:top w:val="none" w:sz="0" w:space="0" w:color="auto"/>
            <w:left w:val="none" w:sz="0" w:space="0" w:color="auto"/>
            <w:bottom w:val="none" w:sz="0" w:space="0" w:color="auto"/>
            <w:right w:val="none" w:sz="0" w:space="0" w:color="auto"/>
          </w:divBdr>
        </w:div>
        <w:div w:id="1299919150">
          <w:marLeft w:val="0"/>
          <w:marRight w:val="0"/>
          <w:marTop w:val="0"/>
          <w:marBottom w:val="0"/>
          <w:divBdr>
            <w:top w:val="none" w:sz="0" w:space="0" w:color="auto"/>
            <w:left w:val="none" w:sz="0" w:space="0" w:color="auto"/>
            <w:bottom w:val="none" w:sz="0" w:space="0" w:color="auto"/>
            <w:right w:val="none" w:sz="0" w:space="0" w:color="auto"/>
          </w:divBdr>
        </w:div>
        <w:div w:id="1540624480">
          <w:marLeft w:val="0"/>
          <w:marRight w:val="0"/>
          <w:marTop w:val="0"/>
          <w:marBottom w:val="0"/>
          <w:divBdr>
            <w:top w:val="none" w:sz="0" w:space="0" w:color="auto"/>
            <w:left w:val="none" w:sz="0" w:space="0" w:color="auto"/>
            <w:bottom w:val="none" w:sz="0" w:space="0" w:color="auto"/>
            <w:right w:val="none" w:sz="0" w:space="0" w:color="auto"/>
          </w:divBdr>
        </w:div>
        <w:div w:id="1686709789">
          <w:marLeft w:val="0"/>
          <w:marRight w:val="0"/>
          <w:marTop w:val="0"/>
          <w:marBottom w:val="0"/>
          <w:divBdr>
            <w:top w:val="none" w:sz="0" w:space="0" w:color="auto"/>
            <w:left w:val="none" w:sz="0" w:space="0" w:color="auto"/>
            <w:bottom w:val="none" w:sz="0" w:space="0" w:color="auto"/>
            <w:right w:val="none" w:sz="0" w:space="0" w:color="auto"/>
          </w:divBdr>
        </w:div>
        <w:div w:id="2129663841">
          <w:marLeft w:val="0"/>
          <w:marRight w:val="0"/>
          <w:marTop w:val="0"/>
          <w:marBottom w:val="0"/>
          <w:divBdr>
            <w:top w:val="none" w:sz="0" w:space="0" w:color="auto"/>
            <w:left w:val="none" w:sz="0" w:space="0" w:color="auto"/>
            <w:bottom w:val="none" w:sz="0" w:space="0" w:color="auto"/>
            <w:right w:val="none" w:sz="0" w:space="0" w:color="auto"/>
          </w:divBdr>
        </w:div>
      </w:divsChild>
    </w:div>
    <w:div w:id="898705374">
      <w:bodyDiv w:val="1"/>
      <w:marLeft w:val="0"/>
      <w:marRight w:val="0"/>
      <w:marTop w:val="0"/>
      <w:marBottom w:val="0"/>
      <w:divBdr>
        <w:top w:val="none" w:sz="0" w:space="0" w:color="auto"/>
        <w:left w:val="none" w:sz="0" w:space="0" w:color="auto"/>
        <w:bottom w:val="none" w:sz="0" w:space="0" w:color="auto"/>
        <w:right w:val="none" w:sz="0" w:space="0" w:color="auto"/>
      </w:divBdr>
    </w:div>
    <w:div w:id="1334918097">
      <w:bodyDiv w:val="1"/>
      <w:marLeft w:val="0"/>
      <w:marRight w:val="0"/>
      <w:marTop w:val="0"/>
      <w:marBottom w:val="0"/>
      <w:divBdr>
        <w:top w:val="none" w:sz="0" w:space="0" w:color="auto"/>
        <w:left w:val="none" w:sz="0" w:space="0" w:color="auto"/>
        <w:bottom w:val="none" w:sz="0" w:space="0" w:color="auto"/>
        <w:right w:val="none" w:sz="0" w:space="0" w:color="auto"/>
      </w:divBdr>
    </w:div>
    <w:div w:id="1663270554">
      <w:bodyDiv w:val="1"/>
      <w:marLeft w:val="0"/>
      <w:marRight w:val="0"/>
      <w:marTop w:val="0"/>
      <w:marBottom w:val="0"/>
      <w:divBdr>
        <w:top w:val="none" w:sz="0" w:space="0" w:color="auto"/>
        <w:left w:val="none" w:sz="0" w:space="0" w:color="auto"/>
        <w:bottom w:val="none" w:sz="0" w:space="0" w:color="auto"/>
        <w:right w:val="none" w:sz="0" w:space="0" w:color="auto"/>
      </w:divBdr>
    </w:div>
    <w:div w:id="192186882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public.flourish.studio/visualisation/3384395/" TargetMode="External"/><Relationship Id="rId18" Type="http://schemas.openxmlformats.org/officeDocument/2006/relationships/image" Target="media/image9.png"/><Relationship Id="rId26" Type="http://schemas.openxmlformats.org/officeDocument/2006/relationships/hyperlink" Target="https://piktochart.com/"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E0F47B-87EB-43AA-A9E1-48AF8B986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19</Pages>
  <Words>3637</Words>
  <Characters>20009</Characters>
  <Application>Microsoft Office Word</Application>
  <DocSecurity>0</DocSecurity>
  <Lines>166</Lines>
  <Paragraphs>47</Paragraphs>
  <ScaleCrop>false</ScaleCrop>
  <Company>hIGHER DIploma in science in data analytics</Company>
  <LinksUpToDate>false</LinksUpToDate>
  <CharactersWithSpaces>23599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dc:title>
  <dc:subject>Group Project</dc:subject>
  <dc:creator>Maria Teresa Ruiz Ventaja</dc:creator>
  <cp:keywords/>
  <dc:description/>
  <cp:lastModifiedBy>Maria Teresa Ruiz Ventaja</cp:lastModifiedBy>
  <cp:revision>305</cp:revision>
  <dcterms:created xsi:type="dcterms:W3CDTF">2020-08-07T05:50:00Z</dcterms:created>
  <dcterms:modified xsi:type="dcterms:W3CDTF">2020-09-21T15:48:00Z</dcterms:modified>
</cp:coreProperties>
</file>